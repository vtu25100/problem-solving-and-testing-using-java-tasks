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DFC48" w14:textId="15D913D3" w:rsidR="004D5081" w:rsidRDefault="004D5081">
      <w:pPr>
        <w:pStyle w:val="Heading1"/>
      </w:pPr>
    </w:p>
    <w:p w14:paraId="11C40F7B" w14:textId="43DA3D2D" w:rsidR="004D5081" w:rsidRDefault="00324B71">
      <w:r>
        <w:t>WEEK 4</w:t>
      </w:r>
      <w:del w:id="0" w:author="veerabhadrarudra68@gmail.com" w:date="2026-02-23T20:55:00Z" w16du:dateUtc="2026-02-23T15:25:00Z">
        <w:r>
          <w:delText>.</w:delText>
        </w:r>
      </w:del>
    </w:p>
    <w:p w14:paraId="29929370" w14:textId="77777777" w:rsidR="004D5081" w:rsidRDefault="00324B71">
      <w:proofErr w:type="spellStart"/>
      <w:proofErr w:type="gramStart"/>
      <w:r>
        <w:t>AIM:To</w:t>
      </w:r>
      <w:proofErr w:type="spellEnd"/>
      <w:proofErr w:type="gramEnd"/>
      <w:r>
        <w:t xml:space="preserve"> determine whether a given integer array contains any duplicate elements.</w:t>
      </w:r>
      <w:r>
        <w:br/>
        <w:t>If any value appears more than once, return true; otherwise, return false.</w:t>
      </w:r>
    </w:p>
    <w:p w14:paraId="772EFA8A" w14:textId="77777777" w:rsidR="004D5081" w:rsidRDefault="00324B71">
      <w:r>
        <w:t xml:space="preserve"> </w:t>
      </w:r>
      <w:proofErr w:type="gramStart"/>
      <w:r>
        <w:t>ALGORITHM :</w:t>
      </w:r>
      <w:proofErr w:type="gramEnd"/>
    </w:p>
    <w:p w14:paraId="604E6B94" w14:textId="77777777" w:rsidR="004D5081" w:rsidRDefault="00324B71">
      <w:r>
        <w:t>Start</w:t>
      </w:r>
    </w:p>
    <w:p w14:paraId="3B81F8E3" w14:textId="77777777" w:rsidR="004D5081" w:rsidRDefault="00324B71">
      <w:r>
        <w:t>Create an empty HashSet to store integers.</w:t>
      </w:r>
    </w:p>
    <w:p w14:paraId="0435FA6E" w14:textId="77777777" w:rsidR="004D5081" w:rsidRDefault="00324B71">
      <w:r>
        <w:t xml:space="preserve">Traverse each element in the given array </w:t>
      </w:r>
      <w:proofErr w:type="spellStart"/>
      <w:r>
        <w:t>nums</w:t>
      </w:r>
      <w:proofErr w:type="spellEnd"/>
      <w:r>
        <w:t>.</w:t>
      </w:r>
    </w:p>
    <w:p w14:paraId="25D4F8E6" w14:textId="77777777" w:rsidR="004D5081" w:rsidRDefault="00324B71">
      <w:r>
        <w:t>For each element:</w:t>
      </w:r>
    </w:p>
    <w:p w14:paraId="765D4619" w14:textId="77777777" w:rsidR="004D5081" w:rsidRDefault="00324B71">
      <w:r>
        <w:t>If the element is already present in the HashSet,</w:t>
      </w:r>
      <w:r>
        <w:br/>
        <w:t>return true (duplicate found).</w:t>
      </w:r>
    </w:p>
    <w:p w14:paraId="73573646" w14:textId="77777777" w:rsidR="004D5081" w:rsidRDefault="00324B71">
      <w:r>
        <w:t>Otherwise, add the element to the HashSet.</w:t>
      </w:r>
    </w:p>
    <w:p w14:paraId="73CA0BBF" w14:textId="77777777" w:rsidR="004D5081" w:rsidRDefault="00324B71">
      <w:r>
        <w:t>If the traversal completes without finding duplicates,</w:t>
      </w:r>
      <w:r>
        <w:br/>
        <w:t>return false.</w:t>
      </w:r>
    </w:p>
    <w:p w14:paraId="29318304" w14:textId="77777777" w:rsidR="004D5081" w:rsidRDefault="00324B71">
      <w:r>
        <w:t>Stop</w:t>
      </w:r>
    </w:p>
    <w:p w14:paraId="6B7C0831" w14:textId="77777777" w:rsidR="004D5081" w:rsidRDefault="00324B71">
      <w:r>
        <w:t>Program:</w:t>
      </w:r>
    </w:p>
    <w:p w14:paraId="1053348B" w14:textId="77777777" w:rsidR="004D5081" w:rsidRDefault="00324B71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3136BF8" w14:textId="77777777" w:rsidR="004D5081" w:rsidRDefault="00324B71">
      <w:r>
        <w:t xml:space="preserve"> public class Solution {</w:t>
      </w:r>
    </w:p>
    <w:p w14:paraId="7B220120" w14:textId="77777777" w:rsidR="004D5081" w:rsidRDefault="00324B71">
      <w:r>
        <w:t xml:space="preserve">    static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compareTriplets</w:t>
      </w:r>
      <w:proofErr w:type="spellEnd"/>
      <w:r>
        <w:t>(</w:t>
      </w:r>
      <w:proofErr w:type="gramStart"/>
      <w:r>
        <w:t>int[</w:t>
      </w:r>
      <w:proofErr w:type="gramEnd"/>
      <w:r>
        <w:t xml:space="preserve">] a, </w:t>
      </w:r>
      <w:proofErr w:type="gramStart"/>
      <w:r>
        <w:t>int[</w:t>
      </w:r>
      <w:proofErr w:type="gramEnd"/>
      <w:r>
        <w:t>] b) {</w:t>
      </w:r>
    </w:p>
    <w:p w14:paraId="62922860" w14:textId="77777777" w:rsidR="004D5081" w:rsidRDefault="00324B71">
      <w:r>
        <w:t xml:space="preserve">        int </w:t>
      </w:r>
      <w:proofErr w:type="spellStart"/>
      <w:r>
        <w:t>aliceScore</w:t>
      </w:r>
      <w:proofErr w:type="spellEnd"/>
      <w:r>
        <w:t xml:space="preserve"> = 0;</w:t>
      </w:r>
    </w:p>
    <w:p w14:paraId="1C23DF8A" w14:textId="77777777" w:rsidR="004D5081" w:rsidRDefault="00324B71">
      <w:r>
        <w:t xml:space="preserve">        int </w:t>
      </w:r>
      <w:proofErr w:type="spellStart"/>
      <w:r>
        <w:t>bobScore</w:t>
      </w:r>
      <w:proofErr w:type="spellEnd"/>
      <w:r>
        <w:t xml:space="preserve"> = 0;</w:t>
      </w:r>
    </w:p>
    <w:p w14:paraId="274383DB" w14:textId="77777777" w:rsidR="004D5081" w:rsidRDefault="00324B7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6426306A" w14:textId="77777777" w:rsidR="004D5081" w:rsidRDefault="00324B71">
      <w:r>
        <w:t xml:space="preserve">            if (a[</w:t>
      </w:r>
      <w:proofErr w:type="spellStart"/>
      <w:r>
        <w:t>i</w:t>
      </w:r>
      <w:proofErr w:type="spellEnd"/>
      <w:r>
        <w:t>] &gt; b[</w:t>
      </w:r>
      <w:proofErr w:type="spellStart"/>
      <w:r>
        <w:t>i</w:t>
      </w:r>
      <w:proofErr w:type="spellEnd"/>
      <w:r>
        <w:t>]) {</w:t>
      </w:r>
    </w:p>
    <w:p w14:paraId="281C33C4" w14:textId="77777777" w:rsidR="004D5081" w:rsidRDefault="00324B71">
      <w:r>
        <w:t xml:space="preserve">                </w:t>
      </w:r>
      <w:proofErr w:type="spellStart"/>
      <w:r>
        <w:t>aliceScore</w:t>
      </w:r>
      <w:proofErr w:type="spellEnd"/>
      <w:r>
        <w:t>++;</w:t>
      </w:r>
    </w:p>
    <w:p w14:paraId="5CFAB733" w14:textId="77777777" w:rsidR="004D5081" w:rsidRDefault="00324B71">
      <w:r>
        <w:t xml:space="preserve">            } else if (a[</w:t>
      </w:r>
      <w:proofErr w:type="spellStart"/>
      <w:r>
        <w:t>i</w:t>
      </w:r>
      <w:proofErr w:type="spellEnd"/>
      <w:r>
        <w:t>] &lt; b[</w:t>
      </w:r>
      <w:proofErr w:type="spellStart"/>
      <w:r>
        <w:t>i</w:t>
      </w:r>
      <w:proofErr w:type="spellEnd"/>
      <w:r>
        <w:t>]) {</w:t>
      </w:r>
    </w:p>
    <w:p w14:paraId="195306EE" w14:textId="77777777" w:rsidR="004D5081" w:rsidRDefault="00324B71">
      <w:r>
        <w:t xml:space="preserve">                </w:t>
      </w:r>
      <w:proofErr w:type="spellStart"/>
      <w:r>
        <w:t>bobScore</w:t>
      </w:r>
      <w:proofErr w:type="spellEnd"/>
      <w:r>
        <w:t>++;</w:t>
      </w:r>
    </w:p>
    <w:p w14:paraId="213DA56A" w14:textId="77777777" w:rsidR="004D5081" w:rsidRDefault="00324B71">
      <w:r>
        <w:t xml:space="preserve">            }</w:t>
      </w:r>
    </w:p>
    <w:p w14:paraId="54FF9BE3" w14:textId="77777777" w:rsidR="004D5081" w:rsidRDefault="00324B71">
      <w:r>
        <w:t xml:space="preserve">        }</w:t>
      </w:r>
    </w:p>
    <w:p w14:paraId="6D0C3F22" w14:textId="77777777" w:rsidR="004D5081" w:rsidRDefault="00324B71">
      <w:r>
        <w:t xml:space="preserve">        return new </w:t>
      </w:r>
      <w:proofErr w:type="gramStart"/>
      <w:r>
        <w:t>int[</w:t>
      </w:r>
      <w:proofErr w:type="gramEnd"/>
      <w:r>
        <w:t xml:space="preserve">] </w:t>
      </w:r>
      <w:proofErr w:type="gramStart"/>
      <w:r>
        <w:t xml:space="preserve">{ </w:t>
      </w:r>
      <w:proofErr w:type="spellStart"/>
      <w:r>
        <w:t>aliceScore</w:t>
      </w:r>
      <w:proofErr w:type="spellEnd"/>
      <w:proofErr w:type="gramEnd"/>
      <w:r>
        <w:t xml:space="preserve">, </w:t>
      </w:r>
      <w:proofErr w:type="spellStart"/>
      <w:proofErr w:type="gramStart"/>
      <w:r>
        <w:t>bobScore</w:t>
      </w:r>
      <w:proofErr w:type="spellEnd"/>
      <w:r>
        <w:t xml:space="preserve"> }</w:t>
      </w:r>
      <w:proofErr w:type="gramEnd"/>
      <w:r>
        <w:t>;</w:t>
      </w:r>
    </w:p>
    <w:p w14:paraId="09DEFC3B" w14:textId="77777777" w:rsidR="004D5081" w:rsidRDefault="00324B71">
      <w:r>
        <w:t xml:space="preserve">    }</w:t>
      </w:r>
    </w:p>
    <w:p w14:paraId="4A7F2718" w14:textId="77777777" w:rsidR="004D5081" w:rsidRDefault="00324B7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B0B9E63" w14:textId="77777777" w:rsidR="004D5081" w:rsidRDefault="00324B71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7C7E733" w14:textId="77777777" w:rsidR="004D5081" w:rsidRDefault="00324B71">
      <w:r>
        <w:t xml:space="preserve">        </w:t>
      </w:r>
      <w:proofErr w:type="gramStart"/>
      <w:r>
        <w:t>int[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3];</w:t>
      </w:r>
    </w:p>
    <w:p w14:paraId="2AFD61F3" w14:textId="77777777" w:rsidR="004D5081" w:rsidRDefault="00324B71">
      <w:r>
        <w:t xml:space="preserve">        </w:t>
      </w:r>
      <w:proofErr w:type="gramStart"/>
      <w:r>
        <w:t>int[</w:t>
      </w:r>
      <w:proofErr w:type="gramEnd"/>
      <w:r>
        <w:t xml:space="preserve">] b = new </w:t>
      </w:r>
      <w:proofErr w:type="gramStart"/>
      <w:r>
        <w:t>int[</w:t>
      </w:r>
      <w:proofErr w:type="gramEnd"/>
      <w:r>
        <w:t>3];</w:t>
      </w:r>
    </w:p>
    <w:p w14:paraId="55A3799F" w14:textId="77777777" w:rsidR="004D5081" w:rsidRDefault="00324B7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B7DBA80" w14:textId="77777777" w:rsidR="004D5081" w:rsidRDefault="00324B71">
      <w:r>
        <w:t xml:space="preserve"> 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168B65D" w14:textId="77777777" w:rsidR="004D5081" w:rsidRDefault="00324B71">
      <w:r>
        <w:t xml:space="preserve">        }</w:t>
      </w:r>
    </w:p>
    <w:p w14:paraId="4928DCFC" w14:textId="77777777" w:rsidR="004D5081" w:rsidRDefault="00324B7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FB28929" w14:textId="77777777" w:rsidR="004D5081" w:rsidRDefault="00324B71">
      <w:r>
        <w:t xml:space="preserve">            b[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F44CD06" w14:textId="77777777" w:rsidR="004D5081" w:rsidRDefault="00324B71">
      <w:r>
        <w:t xml:space="preserve">        }</w:t>
      </w:r>
    </w:p>
    <w:p w14:paraId="4D7A44EF" w14:textId="77777777" w:rsidR="004D5081" w:rsidRDefault="00324B71">
      <w:r>
        <w:t xml:space="preserve">        </w:t>
      </w:r>
      <w:proofErr w:type="gramStart"/>
      <w:r>
        <w:t>int[</w:t>
      </w:r>
      <w:proofErr w:type="gramEnd"/>
      <w:r>
        <w:t xml:space="preserve">] result = </w:t>
      </w:r>
      <w:proofErr w:type="spellStart"/>
      <w:proofErr w:type="gramStart"/>
      <w:r>
        <w:t>compareTriplets</w:t>
      </w:r>
      <w:proofErr w:type="spellEnd"/>
      <w:r>
        <w:t>(</w:t>
      </w:r>
      <w:proofErr w:type="gramEnd"/>
      <w:r>
        <w:t>a, b);</w:t>
      </w:r>
    </w:p>
    <w:p w14:paraId="66B351EC" w14:textId="77777777" w:rsidR="004D5081" w:rsidRDefault="00324B71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gramStart"/>
      <w:r>
        <w:t>result[</w:t>
      </w:r>
      <w:proofErr w:type="gramEnd"/>
      <w:r>
        <w:t xml:space="preserve">0] + " " + </w:t>
      </w:r>
      <w:proofErr w:type="gramStart"/>
      <w:r>
        <w:t>result[</w:t>
      </w:r>
      <w:proofErr w:type="gramEnd"/>
      <w:r>
        <w:t>1]);</w:t>
      </w:r>
    </w:p>
    <w:p w14:paraId="085AC76B" w14:textId="77777777" w:rsidR="004D5081" w:rsidRDefault="00324B71">
      <w:r>
        <w:t xml:space="preserve">    }</w:t>
      </w:r>
    </w:p>
    <w:p w14:paraId="1DA110F1" w14:textId="77777777" w:rsidR="004D5081" w:rsidRDefault="00324B71">
      <w:r>
        <w:t>}</w:t>
      </w:r>
    </w:p>
    <w:p w14:paraId="4713A273" w14:textId="77777777" w:rsidR="004D5081" w:rsidRDefault="00324B71">
      <w:r>
        <w:t>Output:</w:t>
      </w:r>
    </w:p>
    <w:p w14:paraId="574BF8C2" w14:textId="77777777" w:rsidR="004D5081" w:rsidRDefault="00324B71">
      <w:r>
        <w:t>5 6 7</w:t>
      </w:r>
    </w:p>
    <w:p w14:paraId="1893024C" w14:textId="77777777" w:rsidR="004D5081" w:rsidRDefault="00324B71">
      <w:r>
        <w:t>3 6 10</w:t>
      </w:r>
    </w:p>
    <w:p w14:paraId="5ACBCC97" w14:textId="77777777" w:rsidR="004D5081" w:rsidRDefault="00324B71">
      <w:r>
        <w:t>1 1</w:t>
      </w:r>
    </w:p>
    <w:p w14:paraId="5774926C" w14:textId="77777777" w:rsidR="004D5081" w:rsidRDefault="004D5081"/>
    <w:p w14:paraId="73302A12" w14:textId="681A8515" w:rsidR="004D5081" w:rsidRDefault="004D5081"/>
    <w:p w14:paraId="19CAE097" w14:textId="77777777" w:rsidR="004D5081" w:rsidRDefault="00324B71">
      <w:proofErr w:type="spellStart"/>
      <w:proofErr w:type="gramStart"/>
      <w:r>
        <w:t>Result:Thus</w:t>
      </w:r>
      <w:proofErr w:type="spellEnd"/>
      <w:proofErr w:type="gramEnd"/>
      <w:r>
        <w:t xml:space="preserve"> the implementation of the triplets was executed successfully and executed successfully and output was verified.</w:t>
      </w:r>
    </w:p>
    <w:p w14:paraId="1716B1A3" w14:textId="77777777" w:rsidR="004D5081" w:rsidRDefault="00324B71">
      <w:r>
        <w:t xml:space="preserve"> Aim:</w:t>
      </w:r>
    </w:p>
    <w:p w14:paraId="5CA97734" w14:textId="77777777" w:rsidR="004D5081" w:rsidRDefault="00324B71">
      <w:r>
        <w:t>To determine whether a given integer array contains any duplicate elements.</w:t>
      </w:r>
      <w:r>
        <w:br/>
        <w:t>If any value appears more than once, return true; otherwise, return false.</w:t>
      </w:r>
    </w:p>
    <w:p w14:paraId="6C4F008C" w14:textId="77777777" w:rsidR="004D5081" w:rsidRDefault="00324B71">
      <w:proofErr w:type="gramStart"/>
      <w:r>
        <w:t>Algorithm :</w:t>
      </w:r>
      <w:proofErr w:type="gramEnd"/>
    </w:p>
    <w:p w14:paraId="2DD4E1F6" w14:textId="77777777" w:rsidR="004D5081" w:rsidRDefault="00324B71">
      <w:r>
        <w:t>Start</w:t>
      </w:r>
    </w:p>
    <w:p w14:paraId="5AED71CF" w14:textId="77777777" w:rsidR="004D5081" w:rsidRDefault="00324B71">
      <w:r>
        <w:t>Create an empty HashSet to store integers.</w:t>
      </w:r>
    </w:p>
    <w:p w14:paraId="6233EB10" w14:textId="77777777" w:rsidR="004D5081" w:rsidRDefault="00324B71">
      <w:r>
        <w:t xml:space="preserve">Traverse each element in the given array </w:t>
      </w:r>
      <w:proofErr w:type="spellStart"/>
      <w:r>
        <w:t>nums</w:t>
      </w:r>
      <w:proofErr w:type="spellEnd"/>
      <w:r>
        <w:t>.</w:t>
      </w:r>
    </w:p>
    <w:p w14:paraId="7CCDAEFC" w14:textId="77777777" w:rsidR="004D5081" w:rsidRDefault="00324B71">
      <w:r>
        <w:t>For each element:</w:t>
      </w:r>
    </w:p>
    <w:p w14:paraId="79BEE225" w14:textId="77777777" w:rsidR="004D5081" w:rsidRDefault="00324B71">
      <w:r>
        <w:t>If the element is already present in the HashSet,</w:t>
      </w:r>
      <w:r>
        <w:br/>
        <w:t>return true (duplicate found).</w:t>
      </w:r>
    </w:p>
    <w:p w14:paraId="2AF69529" w14:textId="77777777" w:rsidR="004D5081" w:rsidRDefault="00324B71">
      <w:r>
        <w:t>Otherwise, add the element to the HashSet.</w:t>
      </w:r>
    </w:p>
    <w:p w14:paraId="50C51924" w14:textId="77777777" w:rsidR="004D5081" w:rsidRDefault="00324B71">
      <w:r>
        <w:t>If the traversal completes without finding duplicates,</w:t>
      </w:r>
      <w:r>
        <w:br/>
        <w:t>return false.</w:t>
      </w:r>
    </w:p>
    <w:p w14:paraId="34624C5A" w14:textId="77777777" w:rsidR="004D5081" w:rsidRDefault="00324B71">
      <w:r>
        <w:t>Stop</w:t>
      </w:r>
    </w:p>
    <w:p w14:paraId="3A17DD1B" w14:textId="77777777" w:rsidR="004D5081" w:rsidRDefault="00324B71">
      <w:r>
        <w:t>Program:</w:t>
      </w:r>
    </w:p>
    <w:p w14:paraId="408A286E" w14:textId="77777777" w:rsidR="004D5081" w:rsidRDefault="00324B71">
      <w:r>
        <w:t xml:space="preserve">import </w:t>
      </w:r>
      <w:proofErr w:type="spellStart"/>
      <w:proofErr w:type="gramStart"/>
      <w:r>
        <w:t>java.util</w:t>
      </w:r>
      <w:proofErr w:type="gramEnd"/>
      <w:r>
        <w:t>.HashSet</w:t>
      </w:r>
      <w:proofErr w:type="spellEnd"/>
      <w:r>
        <w:t>;</w:t>
      </w:r>
    </w:p>
    <w:p w14:paraId="0F3DD2B7" w14:textId="77777777" w:rsidR="004D5081" w:rsidRDefault="00324B71">
      <w:r>
        <w:t>class Solution {</w:t>
      </w:r>
    </w:p>
    <w:p w14:paraId="51C96649" w14:textId="77777777" w:rsidR="004D5081" w:rsidRDefault="00324B71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containsDuplicate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3665D403" w14:textId="77777777" w:rsidR="004D5081" w:rsidRDefault="00324B71">
      <w:r>
        <w:t xml:space="preserve">        HashSet&lt;Integer&gt; set = new HashSet&lt;</w:t>
      </w:r>
      <w:proofErr w:type="gramStart"/>
      <w:r>
        <w:t>&gt;(</w:t>
      </w:r>
      <w:proofErr w:type="gramEnd"/>
      <w:r>
        <w:t>);</w:t>
      </w:r>
    </w:p>
    <w:p w14:paraId="7B835A97" w14:textId="77777777" w:rsidR="004D5081" w:rsidRDefault="00324B71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79375B72" w14:textId="77777777" w:rsidR="004D5081" w:rsidRDefault="00324B71">
      <w:r>
        <w:t xml:space="preserve">            if (</w:t>
      </w:r>
      <w:proofErr w:type="spellStart"/>
      <w:proofErr w:type="gramStart"/>
      <w:r>
        <w:t>set.contains</w:t>
      </w:r>
      <w:proofErr w:type="spellEnd"/>
      <w:proofErr w:type="gramEnd"/>
      <w:r>
        <w:t>(num)) {</w:t>
      </w:r>
    </w:p>
    <w:p w14:paraId="5BBC29B6" w14:textId="77777777" w:rsidR="004D5081" w:rsidRDefault="00324B71">
      <w:r>
        <w:t xml:space="preserve">                return </w:t>
      </w:r>
      <w:proofErr w:type="gramStart"/>
      <w:r>
        <w:t xml:space="preserve">true;   </w:t>
      </w:r>
      <w:proofErr w:type="gramEnd"/>
      <w:r>
        <w:t xml:space="preserve">       </w:t>
      </w:r>
      <w:proofErr w:type="gramStart"/>
      <w:r>
        <w:t xml:space="preserve">  }</w:t>
      </w:r>
      <w:proofErr w:type="gramEnd"/>
    </w:p>
    <w:p w14:paraId="5C990A5A" w14:textId="77777777" w:rsidR="004D5081" w:rsidRDefault="00324B71">
      <w:r>
        <w:t xml:space="preserve">            </w:t>
      </w:r>
      <w:proofErr w:type="spellStart"/>
      <w:r>
        <w:t>set.add</w:t>
      </w:r>
      <w:proofErr w:type="spellEnd"/>
      <w:r>
        <w:t>(num);</w:t>
      </w:r>
    </w:p>
    <w:p w14:paraId="762EF35C" w14:textId="77777777" w:rsidR="004D5081" w:rsidRDefault="00324B71">
      <w:r>
        <w:t xml:space="preserve">        }</w:t>
      </w:r>
    </w:p>
    <w:p w14:paraId="023B1A5E" w14:textId="77777777" w:rsidR="004D5081" w:rsidRDefault="00324B71">
      <w:r>
        <w:t xml:space="preserve">        return false; </w:t>
      </w:r>
    </w:p>
    <w:p w14:paraId="306F4B10" w14:textId="77777777" w:rsidR="004D5081" w:rsidRDefault="00324B71">
      <w:r>
        <w:t xml:space="preserve">   }</w:t>
      </w:r>
    </w:p>
    <w:p w14:paraId="389F6029" w14:textId="77777777" w:rsidR="004D5081" w:rsidRDefault="00324B71">
      <w:r>
        <w:t>}</w:t>
      </w:r>
    </w:p>
    <w:p w14:paraId="5538C9FA" w14:textId="77777777" w:rsidR="004D5081" w:rsidRDefault="004D5081"/>
    <w:p w14:paraId="7EA967CA" w14:textId="77777777" w:rsidR="004D5081" w:rsidRDefault="00324B71">
      <w:r>
        <w:t>Output:</w:t>
      </w:r>
    </w:p>
    <w:p w14:paraId="43FFA6C5" w14:textId="77777777" w:rsidR="004D5081" w:rsidRDefault="004D5081"/>
    <w:p w14:paraId="41ADAD1B" w14:textId="77777777" w:rsidR="004D5081" w:rsidRDefault="004D5081"/>
    <w:p w14:paraId="3ED6C0F9" w14:textId="77777777" w:rsidR="004D5081" w:rsidRDefault="004D5081"/>
    <w:p w14:paraId="4FB5D3F7" w14:textId="77777777" w:rsidR="004D5081" w:rsidRDefault="004D5081"/>
    <w:p w14:paraId="0D919DD3" w14:textId="77777777" w:rsidR="004D5081" w:rsidRDefault="004D5081"/>
    <w:p w14:paraId="26605B21" w14:textId="642802CD" w:rsidR="004D5081" w:rsidRDefault="002071EA"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E005873" wp14:editId="1E4E15C9">
            <wp:extent cx="5322666" cy="2997843"/>
            <wp:effectExtent l="19050" t="0" r="0" b="0"/>
            <wp:docPr id="1" name="Picture 0" descr="j8.png">
              <a:extLst xmlns:a="http://schemas.openxmlformats.org/drawingml/2006/main">
                <a:ext uri="{FF2B5EF4-FFF2-40B4-BE49-F238E27FC236}">
                  <a16:creationId xmlns:a16="http://schemas.microsoft.com/office/drawing/2014/main" id="{31F0FF33-A058-4141-8019-4AEDB01341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8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99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D2A9" w14:textId="77777777" w:rsidR="004D5081" w:rsidRDefault="004D5081"/>
    <w:p w14:paraId="3D6276C9" w14:textId="77777777" w:rsidR="004D5081" w:rsidRDefault="004D5081"/>
    <w:p w14:paraId="0573CB40" w14:textId="77777777" w:rsidR="004D5081" w:rsidRDefault="004D5081"/>
    <w:p w14:paraId="78EA8E8D" w14:textId="77777777" w:rsidR="004D5081" w:rsidRDefault="004D5081"/>
    <w:p w14:paraId="596BBE78" w14:textId="77777777" w:rsidR="004D5081" w:rsidRDefault="00324B71">
      <w:r>
        <w:t>Result:</w:t>
      </w:r>
    </w:p>
    <w:p w14:paraId="1576D631" w14:textId="77777777" w:rsidR="004D5081" w:rsidRDefault="00324B71">
      <w:proofErr w:type="gramStart"/>
      <w:r>
        <w:t>Thus</w:t>
      </w:r>
      <w:proofErr w:type="gramEnd"/>
      <w:r>
        <w:t xml:space="preserve"> the implementation of the duplicates was executed successfully and output has been verified </w:t>
      </w:r>
      <w:proofErr w:type="gramStart"/>
      <w:r>
        <w:t>successfully .</w:t>
      </w:r>
      <w:proofErr w:type="gramEnd"/>
    </w:p>
    <w:p w14:paraId="0B03CC0D" w14:textId="7354F17B" w:rsidR="004D5081" w:rsidRDefault="004D5081"/>
    <w:p w14:paraId="2BB7D5AE" w14:textId="77777777" w:rsidR="004D5081" w:rsidRDefault="00324B71">
      <w:r>
        <w:t>Aim</w:t>
      </w:r>
    </w:p>
    <w:p w14:paraId="468D4E93" w14:textId="77777777" w:rsidR="004D5081" w:rsidRDefault="00324B71">
      <w:r>
        <w:t>To compute the transpose of a given matrix by converting rows into columns.</w:t>
      </w:r>
    </w:p>
    <w:p w14:paraId="360C397D" w14:textId="77777777" w:rsidR="004D5081" w:rsidRDefault="00324B71">
      <w:r>
        <w:t>Algorithm</w:t>
      </w:r>
    </w:p>
    <w:p w14:paraId="0E065352" w14:textId="77777777" w:rsidR="004D5081" w:rsidRDefault="00324B71">
      <w:r>
        <w:t>Find the number of rows m and columns n in the matrix.</w:t>
      </w:r>
    </w:p>
    <w:p w14:paraId="23B71B47" w14:textId="77777777" w:rsidR="004D5081" w:rsidRDefault="00324B71">
      <w:r>
        <w:t>Create a new matrix transpose of size n × m.</w:t>
      </w:r>
    </w:p>
    <w:p w14:paraId="429E25E5" w14:textId="77777777" w:rsidR="004D5081" w:rsidRDefault="00324B71">
      <w:r>
        <w:t>Traverse the original matrix:</w:t>
      </w:r>
    </w:p>
    <w:p w14:paraId="48209762" w14:textId="77777777" w:rsidR="004D5081" w:rsidRDefault="00324B71">
      <w:r>
        <w:t>Assign transpose[j][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][j].</w:t>
      </w:r>
    </w:p>
    <w:p w14:paraId="255C7899" w14:textId="77777777" w:rsidR="004D5081" w:rsidRDefault="00324B71">
      <w:r>
        <w:t>Return the transposed matrix.</w:t>
      </w:r>
    </w:p>
    <w:p w14:paraId="678B51EF" w14:textId="77777777" w:rsidR="004D5081" w:rsidRDefault="00324B71">
      <w:r>
        <w:t>Program:</w:t>
      </w:r>
    </w:p>
    <w:p w14:paraId="66D31B2F" w14:textId="77777777" w:rsidR="004D5081" w:rsidRDefault="00324B71">
      <w:r>
        <w:t>class Solution {</w:t>
      </w:r>
    </w:p>
    <w:p w14:paraId="4BC6C05A" w14:textId="77777777" w:rsidR="004D5081" w:rsidRDefault="00324B71">
      <w:r>
        <w:t xml:space="preserve">    public </w:t>
      </w:r>
      <w:proofErr w:type="gramStart"/>
      <w:r>
        <w:t>int[][</w:t>
      </w:r>
      <w:proofErr w:type="gramEnd"/>
      <w:r>
        <w:t>] transpose(</w:t>
      </w:r>
      <w:proofErr w:type="gramStart"/>
      <w:r>
        <w:t>int[][</w:t>
      </w:r>
      <w:proofErr w:type="gramEnd"/>
      <w:r>
        <w:t>] matrix) {</w:t>
      </w:r>
    </w:p>
    <w:p w14:paraId="22CE1437" w14:textId="77777777" w:rsidR="004D5081" w:rsidRDefault="00324B71">
      <w:r>
        <w:t xml:space="preserve">        int m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56EA3B73" w14:textId="77777777" w:rsidR="004D5081" w:rsidRDefault="00324B71">
      <w:r>
        <w:t xml:space="preserve">        int n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 xml:space="preserve">;  </w:t>
      </w:r>
    </w:p>
    <w:p w14:paraId="72F790D4" w14:textId="77777777" w:rsidR="004D5081" w:rsidRDefault="00324B71">
      <w:r>
        <w:t xml:space="preserve">        </w:t>
      </w:r>
      <w:proofErr w:type="gramStart"/>
      <w:r>
        <w:t>int[][</w:t>
      </w:r>
      <w:proofErr w:type="gramEnd"/>
      <w:r>
        <w:t>] result = new int[n][m];</w:t>
      </w:r>
    </w:p>
    <w:p w14:paraId="1E7BFDFE" w14:textId="77777777" w:rsidR="004D5081" w:rsidRDefault="00324B7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15CBBF2F" w14:textId="77777777" w:rsidR="004D5081" w:rsidRDefault="00324B71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4472339C" w14:textId="77777777" w:rsidR="004D5081" w:rsidRDefault="00324B71">
      <w:r>
        <w:t xml:space="preserve">                result[j][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][j];</w:t>
      </w:r>
    </w:p>
    <w:p w14:paraId="6C32B0B9" w14:textId="77777777" w:rsidR="004D5081" w:rsidRDefault="00324B71">
      <w:r>
        <w:t xml:space="preserve">            }</w:t>
      </w:r>
    </w:p>
    <w:p w14:paraId="6FB2AD3A" w14:textId="77777777" w:rsidR="004D5081" w:rsidRDefault="00324B71">
      <w:r>
        <w:t xml:space="preserve">        }</w:t>
      </w:r>
    </w:p>
    <w:p w14:paraId="34AC8C5F" w14:textId="77777777" w:rsidR="004D5081" w:rsidRDefault="00324B71">
      <w:r>
        <w:t xml:space="preserve">        return result;</w:t>
      </w:r>
    </w:p>
    <w:p w14:paraId="5A91ED8E" w14:textId="77777777" w:rsidR="004D5081" w:rsidRDefault="00324B71">
      <w:r>
        <w:t xml:space="preserve">    }</w:t>
      </w:r>
    </w:p>
    <w:p w14:paraId="2B5340A5" w14:textId="77777777" w:rsidR="004D5081" w:rsidRDefault="00324B71">
      <w:r>
        <w:t>}</w:t>
      </w:r>
    </w:p>
    <w:p w14:paraId="33E3CE89" w14:textId="77777777" w:rsidR="004D5081" w:rsidRDefault="004D5081"/>
    <w:p w14:paraId="45773A62" w14:textId="77777777" w:rsidR="004D5081" w:rsidRDefault="004D5081"/>
    <w:p w14:paraId="0A078890" w14:textId="77777777" w:rsidR="004D5081" w:rsidRDefault="004D5081"/>
    <w:p w14:paraId="5E0EB050" w14:textId="77777777" w:rsidR="004D5081" w:rsidRDefault="00324B71">
      <w:r>
        <w:t>Output:</w:t>
      </w:r>
    </w:p>
    <w:p w14:paraId="748EC926" w14:textId="77777777" w:rsidR="004D5081" w:rsidRDefault="00324B71">
      <w:r>
        <w:br/>
      </w:r>
    </w:p>
    <w:p w14:paraId="24C799B6" w14:textId="77777777" w:rsidR="004D5081" w:rsidRDefault="004D5081"/>
    <w:p w14:paraId="1860ABF8" w14:textId="77777777" w:rsidR="004D5081" w:rsidRDefault="004D5081"/>
    <w:p w14:paraId="4FB1FC32" w14:textId="64958466" w:rsidR="004D5081" w:rsidRDefault="00DA49DF">
      <w:r>
        <w:rPr>
          <w:noProof/>
        </w:rPr>
        <w:drawing>
          <wp:inline distT="0" distB="0" distL="0" distR="0" wp14:anchorId="570519F7" wp14:editId="79C1FB8F">
            <wp:extent cx="5015865" cy="2771775"/>
            <wp:effectExtent l="0" t="0" r="0" b="9525"/>
            <wp:docPr id="1849312106" name="Picture 0" descr="j9.png">
              <a:extLst xmlns:a="http://schemas.openxmlformats.org/drawingml/2006/main">
                <a:ext uri="{FF2B5EF4-FFF2-40B4-BE49-F238E27FC236}">
                  <a16:creationId xmlns:a16="http://schemas.microsoft.com/office/drawing/2014/main" id="{55BF6F45-5F55-487E-B4E4-84A307B705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j9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DF5B" w14:textId="77777777" w:rsidR="004D5081" w:rsidRDefault="004D5081"/>
    <w:p w14:paraId="7399940D" w14:textId="77777777" w:rsidR="004D5081" w:rsidRDefault="004D5081"/>
    <w:p w14:paraId="65D1A970" w14:textId="77777777" w:rsidR="004D5081" w:rsidRDefault="004D5081"/>
    <w:p w14:paraId="375E0B20" w14:textId="77777777" w:rsidR="004D5081" w:rsidRDefault="004D5081"/>
    <w:p w14:paraId="2DDD9182" w14:textId="77777777" w:rsidR="004D5081" w:rsidRDefault="004D5081"/>
    <w:p w14:paraId="2823FBA0" w14:textId="77777777" w:rsidR="004D5081" w:rsidRDefault="004D5081"/>
    <w:p w14:paraId="0778E2F9" w14:textId="77777777" w:rsidR="004D5081" w:rsidRDefault="004D5081"/>
    <w:p w14:paraId="24DE9C7F" w14:textId="77777777" w:rsidR="004D5081" w:rsidRDefault="004D5081"/>
    <w:p w14:paraId="0B267BD9" w14:textId="77777777" w:rsidR="004D5081" w:rsidRDefault="00324B71">
      <w:r>
        <w:t>Result:</w:t>
      </w:r>
    </w:p>
    <w:p w14:paraId="5E69E0CA" w14:textId="77777777" w:rsidR="004D5081" w:rsidRDefault="00324B71">
      <w:proofErr w:type="gramStart"/>
      <w:r>
        <w:t>Thus</w:t>
      </w:r>
      <w:proofErr w:type="gramEnd"/>
      <w:r>
        <w:t xml:space="preserve"> the implementation of the matrix transpose was executed successfully and output was verified.</w:t>
      </w:r>
    </w:p>
    <w:p w14:paraId="28DB974E" w14:textId="77777777" w:rsidR="00DA49DF" w:rsidRDefault="00DA49DF"/>
    <w:p w14:paraId="7B5C0B96" w14:textId="77777777" w:rsidR="00DA49DF" w:rsidRDefault="00DA49DF"/>
    <w:p w14:paraId="3D120FDD" w14:textId="77777777" w:rsidR="00DA49DF" w:rsidRDefault="00DA49DF"/>
    <w:p w14:paraId="1EE17EA0" w14:textId="15356937" w:rsidR="004D5081" w:rsidRDefault="00324B71">
      <w:r>
        <w:t>Aim:</w:t>
      </w:r>
    </w:p>
    <w:p w14:paraId="4BC3806A" w14:textId="77777777" w:rsidR="004D5081" w:rsidRDefault="00324B71">
      <w:r>
        <w:t>To move all zeroes in the given array to the end while maintaining the relative order of non-zero elements.</w:t>
      </w:r>
    </w:p>
    <w:p w14:paraId="26223681" w14:textId="77777777" w:rsidR="004D5081" w:rsidRDefault="00324B71">
      <w:r>
        <w:t xml:space="preserve"> ALGORITHM:</w:t>
      </w:r>
    </w:p>
    <w:p w14:paraId="0991BE18" w14:textId="77777777" w:rsidR="004D5081" w:rsidRDefault="00324B71">
      <w:r>
        <w:t>Initialize an index k = 0.</w:t>
      </w:r>
    </w:p>
    <w:p w14:paraId="37366048" w14:textId="77777777" w:rsidR="004D5081" w:rsidRDefault="00324B71">
      <w:r>
        <w:t>Traverse the array:</w:t>
      </w:r>
    </w:p>
    <w:p w14:paraId="3C188186" w14:textId="77777777" w:rsidR="004D5081" w:rsidRDefault="00324B71">
      <w:r>
        <w:t>If the element is non-zero, place it at index k and increment k.</w:t>
      </w:r>
    </w:p>
    <w:p w14:paraId="132DC394" w14:textId="77777777" w:rsidR="004D5081" w:rsidRDefault="00324B71">
      <w:r>
        <w:t>After traversal, fill the remaining positions with 0.</w:t>
      </w:r>
    </w:p>
    <w:p w14:paraId="5DB4CCB2" w14:textId="77777777" w:rsidR="004D5081" w:rsidRDefault="00324B71">
      <w:r>
        <w:t>Print the modified array.</w:t>
      </w:r>
    </w:p>
    <w:p w14:paraId="7C1DB0E3" w14:textId="77777777" w:rsidR="004D5081" w:rsidRDefault="00324B71">
      <w:r>
        <w:t>Program:</w:t>
      </w:r>
    </w:p>
    <w:p w14:paraId="1A17E7B5" w14:textId="77777777" w:rsidR="004D5081" w:rsidRDefault="00324B71">
      <w:r>
        <w:t>class Solution {</w:t>
      </w:r>
    </w:p>
    <w:p w14:paraId="2220CC51" w14:textId="77777777" w:rsidR="004D5081" w:rsidRDefault="00324B71">
      <w:r>
        <w:t xml:space="preserve">    public void </w:t>
      </w:r>
      <w:proofErr w:type="spellStart"/>
      <w:r>
        <w:t>moveZeroes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5F4B16CA" w14:textId="77777777" w:rsidR="004D5081" w:rsidRDefault="00324B71">
      <w:r>
        <w:t xml:space="preserve">        int k = 0;</w:t>
      </w:r>
    </w:p>
    <w:p w14:paraId="5EB63BA4" w14:textId="77777777" w:rsidR="004D5081" w:rsidRDefault="00324B71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01AF0E0" w14:textId="77777777" w:rsidR="004D5081" w:rsidRDefault="00324B71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0) {</w:t>
      </w:r>
    </w:p>
    <w:p w14:paraId="7497833C" w14:textId="77777777" w:rsidR="004D5081" w:rsidRDefault="00324B71">
      <w:r>
        <w:t xml:space="preserve">                </w:t>
      </w:r>
      <w:proofErr w:type="spellStart"/>
      <w:r>
        <w:t>nums</w:t>
      </w:r>
      <w:proofErr w:type="spellEnd"/>
      <w:r>
        <w:t xml:space="preserve">[k++]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3928809" w14:textId="77777777" w:rsidR="004D5081" w:rsidRDefault="00324B71">
      <w:r>
        <w:t xml:space="preserve">            }</w:t>
      </w:r>
    </w:p>
    <w:p w14:paraId="5779A932" w14:textId="77777777" w:rsidR="004D5081" w:rsidRDefault="00324B71">
      <w:r>
        <w:t xml:space="preserve">        }</w:t>
      </w:r>
    </w:p>
    <w:p w14:paraId="715CBA9A" w14:textId="77777777" w:rsidR="004D5081" w:rsidRDefault="00324B71">
      <w:r>
        <w:t xml:space="preserve">        while (k &lt; </w:t>
      </w:r>
      <w:proofErr w:type="spellStart"/>
      <w:proofErr w:type="gramStart"/>
      <w:r>
        <w:t>nums.length</w:t>
      </w:r>
      <w:proofErr w:type="spellEnd"/>
      <w:proofErr w:type="gramEnd"/>
      <w:r>
        <w:t>) {</w:t>
      </w:r>
    </w:p>
    <w:p w14:paraId="0D6FA52D" w14:textId="77777777" w:rsidR="004D5081" w:rsidRDefault="00324B71">
      <w:r>
        <w:t xml:space="preserve">            </w:t>
      </w:r>
      <w:proofErr w:type="spellStart"/>
      <w:r>
        <w:t>nums</w:t>
      </w:r>
      <w:proofErr w:type="spellEnd"/>
      <w:r>
        <w:t>[k++] = 0;</w:t>
      </w:r>
    </w:p>
    <w:p w14:paraId="0F207350" w14:textId="77777777" w:rsidR="004D5081" w:rsidRDefault="00324B71">
      <w:r>
        <w:t xml:space="preserve">        }</w:t>
      </w:r>
    </w:p>
    <w:p w14:paraId="6AF46DDF" w14:textId="77777777" w:rsidR="004D5081" w:rsidRDefault="00324B71">
      <w:r>
        <w:t xml:space="preserve">    }</w:t>
      </w:r>
    </w:p>
    <w:p w14:paraId="3E27EB7D" w14:textId="77777777" w:rsidR="004D5081" w:rsidRDefault="00324B71">
      <w:r>
        <w:t>}</w:t>
      </w:r>
    </w:p>
    <w:p w14:paraId="1C81EE68" w14:textId="77777777" w:rsidR="004D5081" w:rsidRDefault="004D5081"/>
    <w:p w14:paraId="3FA3D702" w14:textId="77777777" w:rsidR="004D5081" w:rsidRDefault="004D5081"/>
    <w:p w14:paraId="0B7C4FA8" w14:textId="77777777" w:rsidR="004D5081" w:rsidRDefault="004D5081"/>
    <w:p w14:paraId="3B089109" w14:textId="77777777" w:rsidR="004D5081" w:rsidRDefault="00324B71">
      <w:r>
        <w:t>Output:</w:t>
      </w:r>
    </w:p>
    <w:p w14:paraId="52B0D82A" w14:textId="77777777" w:rsidR="004D5081" w:rsidRDefault="004D5081"/>
    <w:p w14:paraId="6561B18D" w14:textId="77777777" w:rsidR="004D5081" w:rsidRDefault="004D5081"/>
    <w:p w14:paraId="6FE55672" w14:textId="77777777" w:rsidR="004D5081" w:rsidRDefault="004D5081"/>
    <w:p w14:paraId="4C3246A7" w14:textId="77777777" w:rsidR="004D5081" w:rsidRDefault="004D5081"/>
    <w:p w14:paraId="3FCD5C98" w14:textId="77777777" w:rsidR="004D5081" w:rsidRDefault="004D5081"/>
    <w:p w14:paraId="33B63A43" w14:textId="77777777" w:rsidR="004D5081" w:rsidRDefault="004D5081"/>
    <w:p w14:paraId="70E5DE33" w14:textId="77777777" w:rsidR="004D5081" w:rsidRDefault="004D5081"/>
    <w:p w14:paraId="3D8A3DC4" w14:textId="2FA5584E" w:rsidR="004D5081" w:rsidRDefault="00177082">
      <w:r>
        <w:rPr>
          <w:noProof/>
        </w:rPr>
        <w:drawing>
          <wp:inline distT="0" distB="0" distL="0" distR="0" wp14:anchorId="75397835" wp14:editId="38C57B38">
            <wp:extent cx="5015865" cy="2511425"/>
            <wp:effectExtent l="0" t="0" r="0" b="3175"/>
            <wp:docPr id="2" name="Picture 1" descr="j10.png">
              <a:extLst xmlns:a="http://schemas.openxmlformats.org/drawingml/2006/main">
                <a:ext uri="{FF2B5EF4-FFF2-40B4-BE49-F238E27FC236}">
                  <a16:creationId xmlns:a16="http://schemas.microsoft.com/office/drawing/2014/main" id="{78A1C07C-A91D-4F67-A0BB-40C5C58B5E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j10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07020" w14:textId="77777777" w:rsidR="004D5081" w:rsidRDefault="004D5081"/>
    <w:p w14:paraId="238A795B" w14:textId="77777777" w:rsidR="004D5081" w:rsidRDefault="004D5081"/>
    <w:p w14:paraId="125E6A1C" w14:textId="77777777" w:rsidR="004D5081" w:rsidRDefault="00324B71">
      <w:r>
        <w:t>Result:</w:t>
      </w:r>
    </w:p>
    <w:p w14:paraId="4B1963AD" w14:textId="77777777" w:rsidR="004D5081" w:rsidRDefault="00324B71">
      <w:proofErr w:type="gramStart"/>
      <w:r>
        <w:t>Thus</w:t>
      </w:r>
      <w:proofErr w:type="gramEnd"/>
      <w:r>
        <w:t xml:space="preserve"> the implementation of the move zeroes in the </w:t>
      </w:r>
      <w:proofErr w:type="spellStart"/>
      <w:r>
        <w:t>leet</w:t>
      </w:r>
      <w:proofErr w:type="spellEnd"/>
      <w:r>
        <w:t xml:space="preserve"> code was executed successfully and output has been verified successfully.</w:t>
      </w:r>
    </w:p>
    <w:p w14:paraId="2811C3D5" w14:textId="77777777" w:rsidR="004D5081" w:rsidRDefault="004D5081"/>
    <w:p w14:paraId="27EADA2B" w14:textId="77777777" w:rsidR="00177082" w:rsidRDefault="00177082"/>
    <w:p w14:paraId="2C6962C2" w14:textId="77777777" w:rsidR="00177082" w:rsidRDefault="00177082"/>
    <w:p w14:paraId="7C17A73C" w14:textId="77777777" w:rsidR="00177082" w:rsidRDefault="00177082"/>
    <w:p w14:paraId="304E1CC5" w14:textId="77777777" w:rsidR="00177082" w:rsidRDefault="00177082"/>
    <w:p w14:paraId="4C929001" w14:textId="77777777" w:rsidR="004D5081" w:rsidRDefault="00324B71">
      <w:r>
        <w:t>AIM:</w:t>
      </w:r>
    </w:p>
    <w:p w14:paraId="2DAB5719" w14:textId="77777777" w:rsidR="004D5081" w:rsidRDefault="00324B71">
      <w:r>
        <w:t>To convert time from 12-hour AM/PM format to 24-hour military format.</w:t>
      </w:r>
    </w:p>
    <w:p w14:paraId="213920AB" w14:textId="77777777" w:rsidR="004D5081" w:rsidRDefault="004D5081"/>
    <w:p w14:paraId="27A6F7A5" w14:textId="77777777" w:rsidR="004D5081" w:rsidRDefault="00324B71">
      <w:r>
        <w:t>ALGORITHM:</w:t>
      </w:r>
    </w:p>
    <w:p w14:paraId="4B773F45" w14:textId="77777777" w:rsidR="004D5081" w:rsidRDefault="00324B71">
      <w:r>
        <w:t>Extract hours, minutes, seconds, and AM/PM.</w:t>
      </w:r>
    </w:p>
    <w:p w14:paraId="38C31B19" w14:textId="77777777" w:rsidR="004D5081" w:rsidRDefault="00324B71">
      <w:r>
        <w:t>If time is AM:</w:t>
      </w:r>
    </w:p>
    <w:p w14:paraId="2FF3708A" w14:textId="77777777" w:rsidR="004D5081" w:rsidRDefault="00324B71">
      <w:r>
        <w:t>Convert 12 AM to 00.</w:t>
      </w:r>
    </w:p>
    <w:p w14:paraId="29312B89" w14:textId="77777777" w:rsidR="004D5081" w:rsidRDefault="00324B71">
      <w:r>
        <w:t>If time is PM:</w:t>
      </w:r>
    </w:p>
    <w:p w14:paraId="5E5FF298" w14:textId="77777777" w:rsidR="004D5081" w:rsidRDefault="00324B71">
      <w:r>
        <w:t>Add 12 to hours if not 12 PM.</w:t>
      </w:r>
    </w:p>
    <w:p w14:paraId="21EAAA88" w14:textId="77777777" w:rsidR="004D5081" w:rsidRDefault="00324B71">
      <w:r>
        <w:t>Return the converted time.</w:t>
      </w:r>
    </w:p>
    <w:p w14:paraId="429CD9CE" w14:textId="77777777" w:rsidR="004D5081" w:rsidRDefault="004D5081"/>
    <w:p w14:paraId="165C88BC" w14:textId="77777777" w:rsidR="004D5081" w:rsidRDefault="00324B71">
      <w:r>
        <w:t>Program:</w:t>
      </w:r>
    </w:p>
    <w:p w14:paraId="76F6400D" w14:textId="77777777" w:rsidR="004D5081" w:rsidRDefault="00324B71">
      <w:r>
        <w:t>class Result {</w:t>
      </w:r>
    </w:p>
    <w:p w14:paraId="600435EC" w14:textId="77777777" w:rsidR="004D5081" w:rsidRDefault="00324B71">
      <w:r>
        <w:t xml:space="preserve">    public static String </w:t>
      </w:r>
      <w:proofErr w:type="spellStart"/>
      <w:proofErr w:type="gramStart"/>
      <w:r>
        <w:t>timeConversion</w:t>
      </w:r>
      <w:proofErr w:type="spellEnd"/>
      <w:r>
        <w:t>(</w:t>
      </w:r>
      <w:proofErr w:type="gramEnd"/>
      <w:r>
        <w:t>String s) {</w:t>
      </w:r>
    </w:p>
    <w:p w14:paraId="1C957AAD" w14:textId="77777777" w:rsidR="004D5081" w:rsidRDefault="00324B71">
      <w:r>
        <w:t xml:space="preserve">        String period = </w:t>
      </w:r>
      <w:proofErr w:type="spellStart"/>
      <w:proofErr w:type="gramStart"/>
      <w:r>
        <w:t>s.substring</w:t>
      </w:r>
      <w:proofErr w:type="spellEnd"/>
      <w:proofErr w:type="gramEnd"/>
      <w:r>
        <w:t>(8);</w:t>
      </w:r>
    </w:p>
    <w:p w14:paraId="2D8FED74" w14:textId="77777777" w:rsidR="004D5081" w:rsidRDefault="00324B71">
      <w:r>
        <w:t xml:space="preserve">        int hour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s.substring</w:t>
      </w:r>
      <w:proofErr w:type="spellEnd"/>
      <w:proofErr w:type="gramEnd"/>
      <w:r>
        <w:t>(0, 2));</w:t>
      </w:r>
    </w:p>
    <w:p w14:paraId="0595543C" w14:textId="77777777" w:rsidR="004D5081" w:rsidRDefault="00324B71">
      <w:r>
        <w:t xml:space="preserve">        String rest = </w:t>
      </w:r>
      <w:proofErr w:type="spellStart"/>
      <w:proofErr w:type="gramStart"/>
      <w:r>
        <w:t>s.substring</w:t>
      </w:r>
      <w:proofErr w:type="spellEnd"/>
      <w:proofErr w:type="gramEnd"/>
      <w:r>
        <w:t>(2, 8);</w:t>
      </w:r>
    </w:p>
    <w:p w14:paraId="4CCD3426" w14:textId="77777777" w:rsidR="004D5081" w:rsidRDefault="004D5081"/>
    <w:p w14:paraId="7756720A" w14:textId="77777777" w:rsidR="004D5081" w:rsidRDefault="00324B71">
      <w:r>
        <w:t xml:space="preserve">        if (</w:t>
      </w:r>
      <w:proofErr w:type="spellStart"/>
      <w:proofErr w:type="gramStart"/>
      <w:r>
        <w:t>period.equals</w:t>
      </w:r>
      <w:proofErr w:type="spellEnd"/>
      <w:proofErr w:type="gramEnd"/>
      <w:r>
        <w:t>("AM")) {</w:t>
      </w:r>
    </w:p>
    <w:p w14:paraId="4A61DA79" w14:textId="77777777" w:rsidR="004D5081" w:rsidRDefault="00324B71">
      <w:r>
        <w:t xml:space="preserve">            if (hour == 12) hour = 0;</w:t>
      </w:r>
    </w:p>
    <w:p w14:paraId="27074314" w14:textId="77777777" w:rsidR="004D5081" w:rsidRDefault="00324B71">
      <w:r>
        <w:t xml:space="preserve">        } else {</w:t>
      </w:r>
    </w:p>
    <w:p w14:paraId="5CA5180D" w14:textId="77777777" w:rsidR="004D5081" w:rsidRDefault="00324B71">
      <w:r>
        <w:t xml:space="preserve">            if (</w:t>
      </w:r>
      <w:proofErr w:type="gramStart"/>
      <w:r>
        <w:t>hour !</w:t>
      </w:r>
      <w:proofErr w:type="gramEnd"/>
      <w:r>
        <w:t>= 12) hour += 12;</w:t>
      </w:r>
    </w:p>
    <w:p w14:paraId="449896FE" w14:textId="77777777" w:rsidR="004D5081" w:rsidRDefault="00324B71">
      <w:r>
        <w:t xml:space="preserve">        }</w:t>
      </w:r>
    </w:p>
    <w:p w14:paraId="2CE57A2C" w14:textId="77777777" w:rsidR="004D5081" w:rsidRDefault="004D5081"/>
    <w:p w14:paraId="7A8CB309" w14:textId="77777777" w:rsidR="004D5081" w:rsidRDefault="00324B71">
      <w:r>
        <w:t xml:space="preserve">        return </w:t>
      </w:r>
      <w:proofErr w:type="spellStart"/>
      <w:r>
        <w:t>String.format</w:t>
      </w:r>
      <w:proofErr w:type="spellEnd"/>
      <w:r>
        <w:t>("%02d", hour) + rest;</w:t>
      </w:r>
    </w:p>
    <w:p w14:paraId="02BD644C" w14:textId="77777777" w:rsidR="004D5081" w:rsidRDefault="00324B71">
      <w:r>
        <w:t xml:space="preserve">    }</w:t>
      </w:r>
    </w:p>
    <w:p w14:paraId="36BD6D2F" w14:textId="77777777" w:rsidR="004D5081" w:rsidRDefault="00324B71">
      <w:r>
        <w:t>}</w:t>
      </w:r>
    </w:p>
    <w:p w14:paraId="1C12790C" w14:textId="77777777" w:rsidR="004D5081" w:rsidRDefault="004D5081"/>
    <w:p w14:paraId="0BBA8B18" w14:textId="77777777" w:rsidR="004D5081" w:rsidRDefault="004D5081"/>
    <w:p w14:paraId="0E76C102" w14:textId="77777777" w:rsidR="004D5081" w:rsidRDefault="004D5081"/>
    <w:p w14:paraId="7CD7206C" w14:textId="77777777" w:rsidR="004D5081" w:rsidRDefault="004D5081"/>
    <w:p w14:paraId="6403C000" w14:textId="77777777" w:rsidR="004D5081" w:rsidRDefault="004D5081"/>
    <w:p w14:paraId="7EE9A812" w14:textId="77777777" w:rsidR="004D5081" w:rsidRDefault="004D5081"/>
    <w:p w14:paraId="64E1C634" w14:textId="77777777" w:rsidR="004D5081" w:rsidRDefault="00324B71">
      <w:r>
        <w:t>Output:</w:t>
      </w:r>
    </w:p>
    <w:p w14:paraId="447DA8E9" w14:textId="77777777" w:rsidR="004D5081" w:rsidRDefault="00324B71">
      <w:r>
        <w:t>07:05:45PM</w:t>
      </w:r>
    </w:p>
    <w:p w14:paraId="23C5BB54" w14:textId="77777777" w:rsidR="004D5081" w:rsidRDefault="00324B71">
      <w:r>
        <w:t>19:05:45</w:t>
      </w:r>
    </w:p>
    <w:p w14:paraId="73B04055" w14:textId="77777777" w:rsidR="004D5081" w:rsidRDefault="004D5081"/>
    <w:p w14:paraId="4BA0ED45" w14:textId="77777777" w:rsidR="004D5081" w:rsidRDefault="004D5081"/>
    <w:p w14:paraId="77BB5B96" w14:textId="77777777" w:rsidR="004D5081" w:rsidRDefault="004D5081"/>
    <w:p w14:paraId="69B57C6E" w14:textId="77777777" w:rsidR="004D5081" w:rsidRDefault="004D5081"/>
    <w:p w14:paraId="72737A60" w14:textId="77777777" w:rsidR="004D5081" w:rsidRDefault="004D5081"/>
    <w:p w14:paraId="532A9CBA" w14:textId="77777777" w:rsidR="004D5081" w:rsidRDefault="004D5081"/>
    <w:p w14:paraId="24CB5C1F" w14:textId="77777777" w:rsidR="004D5081" w:rsidRDefault="004D5081"/>
    <w:p w14:paraId="2899CEDB" w14:textId="77777777" w:rsidR="004D5081" w:rsidRDefault="004D5081"/>
    <w:p w14:paraId="2FA166E0" w14:textId="77777777" w:rsidR="004D5081" w:rsidRDefault="004D5081"/>
    <w:p w14:paraId="5DF46582" w14:textId="77777777" w:rsidR="004D5081" w:rsidRDefault="004D5081"/>
    <w:p w14:paraId="10C05330" w14:textId="77777777" w:rsidR="004D5081" w:rsidRDefault="004D5081"/>
    <w:p w14:paraId="3D441B80" w14:textId="77777777" w:rsidR="004D5081" w:rsidRDefault="004D5081"/>
    <w:p w14:paraId="78DFC6C7" w14:textId="77777777" w:rsidR="004D5081" w:rsidRDefault="00324B71">
      <w:r>
        <w:t>Result:</w:t>
      </w:r>
    </w:p>
    <w:p w14:paraId="26E027C7" w14:textId="77777777" w:rsidR="009E5FF9" w:rsidRDefault="00324B71">
      <w:proofErr w:type="gramStart"/>
      <w:r>
        <w:t>Thus</w:t>
      </w:r>
      <w:proofErr w:type="gramEnd"/>
      <w:r>
        <w:t xml:space="preserve"> the implementation of the time conversion in hacker rank was executed successfully and output was verified.</w:t>
      </w:r>
    </w:p>
    <w:p w14:paraId="694337C6" w14:textId="77777777" w:rsidR="009E5FF9" w:rsidRDefault="009E5FF9"/>
    <w:p w14:paraId="29AF716C" w14:textId="0062CC46" w:rsidR="004D5081" w:rsidRDefault="00324B71">
      <w:r>
        <w:t>AIM:</w:t>
      </w:r>
    </w:p>
    <w:p w14:paraId="4A9F0B5C" w14:textId="77777777" w:rsidR="004D5081" w:rsidRDefault="00324B71">
      <w:r>
        <w:t>To calculate the absolute difference between the sums of the matrix’s primary and secondary diagonals.</w:t>
      </w:r>
    </w:p>
    <w:p w14:paraId="52839B11" w14:textId="77777777" w:rsidR="004D5081" w:rsidRDefault="00324B71">
      <w:r>
        <w:t>ALGORITHM:</w:t>
      </w:r>
    </w:p>
    <w:p w14:paraId="1DE0C26E" w14:textId="77777777" w:rsidR="004D5081" w:rsidRDefault="00324B71">
      <w:r>
        <w:t xml:space="preserve">Initialize </w:t>
      </w:r>
      <w:proofErr w:type="spellStart"/>
      <w:r>
        <w:t>primarySum</w:t>
      </w:r>
      <w:proofErr w:type="spellEnd"/>
      <w:r>
        <w:t xml:space="preserve"> = 0 and </w:t>
      </w:r>
      <w:proofErr w:type="spellStart"/>
      <w:r>
        <w:t>secondarySum</w:t>
      </w:r>
      <w:proofErr w:type="spellEnd"/>
      <w:r>
        <w:t xml:space="preserve"> = 0.</w:t>
      </w:r>
    </w:p>
    <w:p w14:paraId="528FB4FA" w14:textId="77777777" w:rsidR="004D5081" w:rsidRDefault="00324B71">
      <w:r>
        <w:t>Traverse the matrix:</w:t>
      </w:r>
    </w:p>
    <w:p w14:paraId="6E1EAB71" w14:textId="77777777" w:rsidR="004D5081" w:rsidRDefault="00324B71">
      <w:r>
        <w:t>Add matrix[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to primary diagonal sum.</w:t>
      </w:r>
    </w:p>
    <w:p w14:paraId="29A3F8FA" w14:textId="77777777" w:rsidR="004D5081" w:rsidRDefault="00324B71">
      <w:r>
        <w:t>Add 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- 1] to secondary diagonal sum.</w:t>
      </w:r>
    </w:p>
    <w:p w14:paraId="12934A17" w14:textId="77777777" w:rsidR="004D5081" w:rsidRDefault="00324B71">
      <w:r>
        <w:t>Return absolute difference.</w:t>
      </w:r>
    </w:p>
    <w:p w14:paraId="378E21D5" w14:textId="77777777" w:rsidR="004D5081" w:rsidRDefault="004D5081"/>
    <w:p w14:paraId="62B4BB2C" w14:textId="77777777" w:rsidR="004D5081" w:rsidRDefault="00324B71">
      <w:r>
        <w:t>Program:</w:t>
      </w:r>
    </w:p>
    <w:p w14:paraId="4A7D7C2C" w14:textId="77777777" w:rsidR="004D5081" w:rsidRDefault="00324B71">
      <w:r>
        <w:t>class Result {</w:t>
      </w:r>
    </w:p>
    <w:p w14:paraId="4B11811F" w14:textId="77777777" w:rsidR="004D5081" w:rsidRDefault="00324B71">
      <w:r>
        <w:t xml:space="preserve">    public static int </w:t>
      </w:r>
      <w:proofErr w:type="spellStart"/>
      <w:proofErr w:type="gramStart"/>
      <w:r>
        <w:t>diagonalDifference</w:t>
      </w:r>
      <w:proofErr w:type="spellEnd"/>
      <w:r>
        <w:t>(</w:t>
      </w:r>
      <w:proofErr w:type="gramEnd"/>
      <w:r>
        <w:t xml:space="preserve">List&lt;List&lt;Integer&gt;&gt; </w:t>
      </w:r>
      <w:proofErr w:type="spellStart"/>
      <w:r>
        <w:t>arr</w:t>
      </w:r>
      <w:proofErr w:type="spellEnd"/>
      <w:r>
        <w:t>) {</w:t>
      </w:r>
    </w:p>
    <w:p w14:paraId="799353A1" w14:textId="77777777" w:rsidR="004D5081" w:rsidRDefault="00324B71">
      <w:r>
        <w:t xml:space="preserve">    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23FC51BC" w14:textId="77777777" w:rsidR="004D5081" w:rsidRDefault="00324B71">
      <w:r>
        <w:t xml:space="preserve">        int primary = 0, secondary = 0;</w:t>
      </w:r>
    </w:p>
    <w:p w14:paraId="21D851B8" w14:textId="77777777" w:rsidR="004D5081" w:rsidRDefault="004D5081"/>
    <w:p w14:paraId="02C3D112" w14:textId="77777777" w:rsidR="004D5081" w:rsidRDefault="00324B7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384F1F" w14:textId="77777777" w:rsidR="004D5081" w:rsidRDefault="00324B71">
      <w:r>
        <w:t xml:space="preserve">            primary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644018DA" w14:textId="77777777" w:rsidR="004D5081" w:rsidRDefault="00324B71">
      <w:r>
        <w:t xml:space="preserve">            secondary += </w:t>
      </w:r>
      <w:proofErr w:type="spellStart"/>
      <w:r>
        <w:t>arr.get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).get</w:t>
      </w:r>
      <w:proofErr w:type="gramEnd"/>
      <w:r>
        <w:t xml:space="preserve">(n - </w:t>
      </w:r>
      <w:proofErr w:type="spellStart"/>
      <w:r>
        <w:t>i</w:t>
      </w:r>
      <w:proofErr w:type="spellEnd"/>
      <w:r>
        <w:t xml:space="preserve"> - 1);</w:t>
      </w:r>
    </w:p>
    <w:p w14:paraId="0A0643B5" w14:textId="77777777" w:rsidR="004D5081" w:rsidRDefault="00324B71">
      <w:r>
        <w:t xml:space="preserve">        }</w:t>
      </w:r>
    </w:p>
    <w:p w14:paraId="2D60286F" w14:textId="77777777" w:rsidR="004D5081" w:rsidRDefault="004D5081"/>
    <w:p w14:paraId="5CFBEE35" w14:textId="77777777" w:rsidR="004D5081" w:rsidRDefault="00324B71">
      <w:r>
        <w:t xml:space="preserve">        return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>primary - secondary);</w:t>
      </w:r>
    </w:p>
    <w:p w14:paraId="47EE56D2" w14:textId="77777777" w:rsidR="004D5081" w:rsidRDefault="00324B71">
      <w:r>
        <w:t xml:space="preserve">    }</w:t>
      </w:r>
    </w:p>
    <w:p w14:paraId="1D85A1E3" w14:textId="77777777" w:rsidR="004D5081" w:rsidRDefault="00324B71">
      <w:r>
        <w:t>}</w:t>
      </w:r>
    </w:p>
    <w:p w14:paraId="2AA05503" w14:textId="77777777" w:rsidR="004D5081" w:rsidRDefault="004D5081"/>
    <w:p w14:paraId="63EA1BDF" w14:textId="77777777" w:rsidR="004D5081" w:rsidRDefault="004D5081"/>
    <w:p w14:paraId="273C144D" w14:textId="77777777" w:rsidR="004D5081" w:rsidRDefault="004D5081"/>
    <w:p w14:paraId="46E3A317" w14:textId="77777777" w:rsidR="004D5081" w:rsidRDefault="004D5081"/>
    <w:p w14:paraId="25F49062" w14:textId="77777777" w:rsidR="004D5081" w:rsidRDefault="004D5081"/>
    <w:p w14:paraId="3253D013" w14:textId="77777777" w:rsidR="004D5081" w:rsidRDefault="004D5081"/>
    <w:p w14:paraId="546245E3" w14:textId="77777777" w:rsidR="004D5081" w:rsidRDefault="004D5081"/>
    <w:p w14:paraId="591FFF43" w14:textId="77777777" w:rsidR="004D5081" w:rsidRDefault="004D5081"/>
    <w:p w14:paraId="3B909976" w14:textId="77777777" w:rsidR="004D5081" w:rsidRDefault="004D5081"/>
    <w:p w14:paraId="355C21D4" w14:textId="77777777" w:rsidR="004D5081" w:rsidRDefault="004D5081"/>
    <w:p w14:paraId="2A8A9351" w14:textId="77777777" w:rsidR="004D5081" w:rsidRDefault="00324B71">
      <w:r>
        <w:t>Output:</w:t>
      </w:r>
    </w:p>
    <w:p w14:paraId="214240FA" w14:textId="77777777" w:rsidR="004D5081" w:rsidRDefault="00324B71">
      <w:r>
        <w:t>3</w:t>
      </w:r>
    </w:p>
    <w:p w14:paraId="05C3734B" w14:textId="77777777" w:rsidR="004D5081" w:rsidRDefault="00324B71">
      <w:proofErr w:type="gramStart"/>
      <w:r>
        <w:t>11  2</w:t>
      </w:r>
      <w:proofErr w:type="gramEnd"/>
      <w:r>
        <w:t xml:space="preserve">  4</w:t>
      </w:r>
    </w:p>
    <w:p w14:paraId="362AA7C3" w14:textId="77777777" w:rsidR="004D5081" w:rsidRDefault="00324B71">
      <w:r>
        <w:t>4    5   6</w:t>
      </w:r>
    </w:p>
    <w:p w14:paraId="1D72C16D" w14:textId="77777777" w:rsidR="004D5081" w:rsidRDefault="00324B71">
      <w:proofErr w:type="gramStart"/>
      <w:r>
        <w:t>10  8</w:t>
      </w:r>
      <w:proofErr w:type="gramEnd"/>
      <w:r>
        <w:t xml:space="preserve">  -12</w:t>
      </w:r>
    </w:p>
    <w:p w14:paraId="5673476A" w14:textId="77777777" w:rsidR="004D5081" w:rsidRDefault="004D5081"/>
    <w:p w14:paraId="1F879F07" w14:textId="77777777" w:rsidR="004D5081" w:rsidRDefault="004D5081"/>
    <w:p w14:paraId="30EC8A23" w14:textId="77777777" w:rsidR="004D5081" w:rsidRDefault="004D5081"/>
    <w:p w14:paraId="7D7C3C33" w14:textId="77777777" w:rsidR="004D5081" w:rsidRDefault="004D5081"/>
    <w:p w14:paraId="221E686A" w14:textId="77777777" w:rsidR="004D5081" w:rsidRDefault="004D5081"/>
    <w:p w14:paraId="039875F7" w14:textId="77777777" w:rsidR="004D5081" w:rsidRDefault="004D5081"/>
    <w:p w14:paraId="5808CE8B" w14:textId="77777777" w:rsidR="004D5081" w:rsidRDefault="004D5081"/>
    <w:p w14:paraId="6C739D5D" w14:textId="77777777" w:rsidR="004D5081" w:rsidRDefault="004D5081"/>
    <w:p w14:paraId="2A68D9AB" w14:textId="77777777" w:rsidR="004D5081" w:rsidRDefault="004D5081"/>
    <w:p w14:paraId="137349B8" w14:textId="77777777" w:rsidR="004D5081" w:rsidRDefault="00324B71">
      <w:r>
        <w:t>Result:</w:t>
      </w:r>
    </w:p>
    <w:p w14:paraId="48DFCE17" w14:textId="77777777" w:rsidR="004D5081" w:rsidRDefault="00324B71">
      <w:proofErr w:type="gramStart"/>
      <w:r>
        <w:t>Thus</w:t>
      </w:r>
      <w:proofErr w:type="gramEnd"/>
      <w:r>
        <w:t xml:space="preserve"> the implementation of the diagonal difference in hacker rank was executed successfully and output has been verified.</w:t>
      </w:r>
    </w:p>
    <w:p w14:paraId="4CF235AD" w14:textId="625937A6" w:rsidR="004D5081" w:rsidRDefault="004D5081"/>
    <w:p w14:paraId="03020837" w14:textId="77777777" w:rsidR="004D5081" w:rsidRDefault="00324B71">
      <w:proofErr w:type="spellStart"/>
      <w:proofErr w:type="gramStart"/>
      <w:r>
        <w:t>Aim:To</w:t>
      </w:r>
      <w:proofErr w:type="spellEnd"/>
      <w:proofErr w:type="gramEnd"/>
      <w:r>
        <w:t xml:space="preserve"> compute the block sum for each element of a matrix such that every element (</w:t>
      </w:r>
      <w:proofErr w:type="spellStart"/>
      <w:r>
        <w:t>i</w:t>
      </w:r>
      <w:proofErr w:type="spellEnd"/>
      <w:r>
        <w:t>, j) in the result matrix contains the sum of all elements within a distance K from (</w:t>
      </w:r>
      <w:proofErr w:type="spellStart"/>
      <w:r>
        <w:t>i</w:t>
      </w:r>
      <w:proofErr w:type="spellEnd"/>
      <w:r>
        <w:t>, j) using an efficient prefix sum approach.</w:t>
      </w:r>
    </w:p>
    <w:p w14:paraId="0001DBB5" w14:textId="77777777" w:rsidR="004D5081" w:rsidRDefault="00324B71">
      <w:r>
        <w:t>Algorithm:</w:t>
      </w:r>
    </w:p>
    <w:p w14:paraId="62566B4C" w14:textId="77777777" w:rsidR="004D5081" w:rsidRDefault="00324B71">
      <w:r>
        <w:t>Read input matrix mat and integer K.</w:t>
      </w:r>
    </w:p>
    <w:p w14:paraId="285F2A75" w14:textId="77777777" w:rsidR="004D5081" w:rsidRDefault="00324B71">
      <w:r>
        <w:t>Create a prefix sum matrix prefix of size (m + 1) × (n + 1) initialized to 0.</w:t>
      </w:r>
    </w:p>
    <w:p w14:paraId="65EC8A1E" w14:textId="77777777" w:rsidR="004D5081" w:rsidRDefault="00324B71">
      <w:r>
        <w:t>Build the prefix sum matrix</w:t>
      </w:r>
      <w:r>
        <w:br/>
        <w:t>For each cell (</w:t>
      </w:r>
      <w:proofErr w:type="spellStart"/>
      <w:r>
        <w:t>i</w:t>
      </w:r>
      <w:proofErr w:type="spellEnd"/>
      <w:r>
        <w:t>, j):</w:t>
      </w:r>
    </w:p>
    <w:p w14:paraId="3E7B82E8" w14:textId="77777777" w:rsidR="004D5081" w:rsidRDefault="00324B71">
      <w:r>
        <w:t>Add the current element.</w:t>
      </w:r>
    </w:p>
    <w:p w14:paraId="2359C83D" w14:textId="77777777" w:rsidR="004D5081" w:rsidRDefault="00324B71">
      <w:r>
        <w:t>Add the sum from the top.</w:t>
      </w:r>
    </w:p>
    <w:p w14:paraId="46638A5A" w14:textId="77777777" w:rsidR="004D5081" w:rsidRDefault="00324B71">
      <w:r>
        <w:t>Add the sum from the left.</w:t>
      </w:r>
    </w:p>
    <w:p w14:paraId="73BF6F64" w14:textId="77777777" w:rsidR="004D5081" w:rsidRDefault="00324B71">
      <w:r>
        <w:t>Subtract the overlapping top-left value.</w:t>
      </w:r>
    </w:p>
    <w:p w14:paraId="12214139" w14:textId="77777777" w:rsidR="004D5081" w:rsidRDefault="00324B71">
      <w:r>
        <w:t>Initialize the result matrix result of size m × n.</w:t>
      </w:r>
    </w:p>
    <w:p w14:paraId="20CFDEC8" w14:textId="77777777" w:rsidR="004D5081" w:rsidRDefault="00324B71">
      <w:r>
        <w:t>For each cell (</w:t>
      </w:r>
      <w:proofErr w:type="spellStart"/>
      <w:r>
        <w:t>i</w:t>
      </w:r>
      <w:proofErr w:type="spellEnd"/>
      <w:r>
        <w:t>, j) in the matrix:</w:t>
      </w:r>
    </w:p>
    <w:p w14:paraId="61A26589" w14:textId="77777777" w:rsidR="004D5081" w:rsidRDefault="00324B71">
      <w:r>
        <w:t>Determine the block boundaries:</w:t>
      </w:r>
    </w:p>
    <w:p w14:paraId="2E1E3288" w14:textId="77777777" w:rsidR="004D5081" w:rsidRDefault="00324B71">
      <w:r>
        <w:t xml:space="preserve">r1 = </w:t>
      </w:r>
      <w:proofErr w:type="gramStart"/>
      <w:r>
        <w:t>max(</w:t>
      </w:r>
      <w:proofErr w:type="gramEnd"/>
      <w:r>
        <w:t xml:space="preserve">0, </w:t>
      </w:r>
      <w:proofErr w:type="spellStart"/>
      <w:r>
        <w:t>i</w:t>
      </w:r>
      <w:proofErr w:type="spellEnd"/>
      <w:r>
        <w:t xml:space="preserve"> − K)</w:t>
      </w:r>
    </w:p>
    <w:p w14:paraId="57854540" w14:textId="77777777" w:rsidR="004D5081" w:rsidRDefault="00324B71">
      <w:r>
        <w:t xml:space="preserve">c1 = </w:t>
      </w:r>
      <w:proofErr w:type="gramStart"/>
      <w:r>
        <w:t>max(</w:t>
      </w:r>
      <w:proofErr w:type="gramEnd"/>
      <w:r>
        <w:t>0, j − K)</w:t>
      </w:r>
    </w:p>
    <w:p w14:paraId="2EBE8AC8" w14:textId="77777777" w:rsidR="004D5081" w:rsidRDefault="00324B71">
      <w:r>
        <w:t xml:space="preserve">r2 = </w:t>
      </w:r>
      <w:proofErr w:type="gramStart"/>
      <w:r>
        <w:t>min(</w:t>
      </w:r>
      <w:proofErr w:type="gramEnd"/>
      <w:r>
        <w:t xml:space="preserve">m − 1, </w:t>
      </w:r>
      <w:proofErr w:type="spellStart"/>
      <w:r>
        <w:t>i</w:t>
      </w:r>
      <w:proofErr w:type="spellEnd"/>
      <w:r>
        <w:t xml:space="preserve"> + K)</w:t>
      </w:r>
    </w:p>
    <w:p w14:paraId="5EDEEF06" w14:textId="77777777" w:rsidR="004D5081" w:rsidRDefault="00324B71">
      <w:r>
        <w:t xml:space="preserve">c2 = </w:t>
      </w:r>
      <w:proofErr w:type="gramStart"/>
      <w:r>
        <w:t>min(</w:t>
      </w:r>
      <w:proofErr w:type="gramEnd"/>
      <w:r>
        <w:t>n − 1, j + K)</w:t>
      </w:r>
    </w:p>
    <w:p w14:paraId="2984A740" w14:textId="77777777" w:rsidR="004D5081" w:rsidRDefault="00324B71">
      <w:r>
        <w:t>Compute the block sum using the prefix sum formula:</w:t>
      </w:r>
    </w:p>
    <w:p w14:paraId="61111592" w14:textId="77777777" w:rsidR="004D5081" w:rsidRDefault="00324B71">
      <w:proofErr w:type="spellStart"/>
      <w:r>
        <w:t>blockSum</w:t>
      </w:r>
      <w:proofErr w:type="spellEnd"/>
      <w:r>
        <w:t xml:space="preserve"> =</w:t>
      </w:r>
    </w:p>
    <w:p w14:paraId="67755B47" w14:textId="77777777" w:rsidR="004D5081" w:rsidRDefault="00324B71">
      <w:r>
        <w:t xml:space="preserve">  </w:t>
      </w:r>
      <w:proofErr w:type="gramStart"/>
      <w:r>
        <w:t>prefix[</w:t>
      </w:r>
      <w:proofErr w:type="gramEnd"/>
      <w:r>
        <w:t xml:space="preserve">r2 + </w:t>
      </w:r>
      <w:proofErr w:type="gramStart"/>
      <w:r>
        <w:t>1][</w:t>
      </w:r>
      <w:proofErr w:type="gramEnd"/>
      <w:r>
        <w:t>c2 + 1]</w:t>
      </w:r>
    </w:p>
    <w:p w14:paraId="1C3B9972" w14:textId="77777777" w:rsidR="004D5081" w:rsidRDefault="00324B71">
      <w:r>
        <w:t>− prefix[r</w:t>
      </w:r>
      <w:proofErr w:type="gramStart"/>
      <w:r>
        <w:t>1][</w:t>
      </w:r>
      <w:proofErr w:type="gramEnd"/>
      <w:r>
        <w:t>c2 + 1]</w:t>
      </w:r>
    </w:p>
    <w:p w14:paraId="357A7E69" w14:textId="77777777" w:rsidR="004D5081" w:rsidRDefault="00324B71">
      <w:r>
        <w:t xml:space="preserve">− </w:t>
      </w:r>
      <w:proofErr w:type="gramStart"/>
      <w:r>
        <w:t>prefix[</w:t>
      </w:r>
      <w:proofErr w:type="gramEnd"/>
      <w:r>
        <w:t xml:space="preserve">r2 + </w:t>
      </w:r>
      <w:proofErr w:type="gramStart"/>
      <w:r>
        <w:t>1][</w:t>
      </w:r>
      <w:proofErr w:type="gramEnd"/>
      <w:r>
        <w:t>c1]</w:t>
      </w:r>
    </w:p>
    <w:p w14:paraId="37504D60" w14:textId="77777777" w:rsidR="004D5081" w:rsidRDefault="00324B71">
      <w:r>
        <w:t>+ prefix[r</w:t>
      </w:r>
      <w:proofErr w:type="gramStart"/>
      <w:r>
        <w:t>1][</w:t>
      </w:r>
      <w:proofErr w:type="gramEnd"/>
      <w:r>
        <w:t>c1]</w:t>
      </w:r>
    </w:p>
    <w:p w14:paraId="1EB51D71" w14:textId="77777777" w:rsidR="004D5081" w:rsidRDefault="00324B71">
      <w:r>
        <w:t>Store the computed block sum in result[</w:t>
      </w:r>
      <w:proofErr w:type="spellStart"/>
      <w:r>
        <w:t>i</w:t>
      </w:r>
      <w:proofErr w:type="spellEnd"/>
      <w:r>
        <w:t>][j].</w:t>
      </w:r>
    </w:p>
    <w:p w14:paraId="2537290E" w14:textId="77777777" w:rsidR="004D5081" w:rsidRDefault="00324B71">
      <w:r>
        <w:t>Return the result matrix.</w:t>
      </w:r>
    </w:p>
    <w:p w14:paraId="502ECFFB" w14:textId="77777777" w:rsidR="004D5081" w:rsidRDefault="00324B71">
      <w:r>
        <w:t>Program:</w:t>
      </w:r>
    </w:p>
    <w:p w14:paraId="2EEDBE7B" w14:textId="77777777" w:rsidR="004D5081" w:rsidRDefault="00324B71">
      <w:r>
        <w:t>class Solution {</w:t>
      </w:r>
    </w:p>
    <w:p w14:paraId="71B1368B" w14:textId="77777777" w:rsidR="004D5081" w:rsidRDefault="00324B71">
      <w:r>
        <w:t xml:space="preserve">    public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matrixBlockSum</w:t>
      </w:r>
      <w:proofErr w:type="spellEnd"/>
      <w:r>
        <w:t>(</w:t>
      </w:r>
      <w:proofErr w:type="gramStart"/>
      <w:r>
        <w:t>int[][</w:t>
      </w:r>
      <w:proofErr w:type="gramEnd"/>
      <w:r>
        <w:t>] mat, int k) {</w:t>
      </w:r>
    </w:p>
    <w:p w14:paraId="368665BD" w14:textId="77777777" w:rsidR="004D5081" w:rsidRDefault="00324B71">
      <w:r>
        <w:t xml:space="preserve">        int m = </w:t>
      </w:r>
      <w:proofErr w:type="spellStart"/>
      <w:proofErr w:type="gramStart"/>
      <w:r>
        <w:t>mat.length</w:t>
      </w:r>
      <w:proofErr w:type="spellEnd"/>
      <w:proofErr w:type="gramEnd"/>
      <w:r>
        <w:t xml:space="preserve">, n = </w:t>
      </w:r>
      <w:proofErr w:type="gramStart"/>
      <w:r>
        <w:t>mat[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5CF9C539" w14:textId="77777777" w:rsidR="004D5081" w:rsidRDefault="004D5081"/>
    <w:p w14:paraId="750FF312" w14:textId="77777777" w:rsidR="004D5081" w:rsidRDefault="00324B71">
      <w:r>
        <w:t xml:space="preserve">       </w:t>
      </w:r>
      <w:proofErr w:type="gramStart"/>
      <w:r>
        <w:t>int[][</w:t>
      </w:r>
      <w:proofErr w:type="gramEnd"/>
      <w:r>
        <w:t xml:space="preserve">] prefix = new </w:t>
      </w:r>
      <w:proofErr w:type="gramStart"/>
      <w:r>
        <w:t>int[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7FECF1CC" w14:textId="77777777" w:rsidR="004D5081" w:rsidRDefault="00324B71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++) {</w:t>
      </w:r>
    </w:p>
    <w:p w14:paraId="40050D7B" w14:textId="77777777" w:rsidR="004D5081" w:rsidRDefault="00324B71">
      <w:r>
        <w:t xml:space="preserve">            for (int j = 1; j &lt;= n; </w:t>
      </w:r>
      <w:proofErr w:type="spellStart"/>
      <w:r>
        <w:t>j++</w:t>
      </w:r>
      <w:proofErr w:type="spellEnd"/>
      <w:r>
        <w:t>) {</w:t>
      </w:r>
    </w:p>
    <w:p w14:paraId="1CE2F097" w14:textId="77777777" w:rsidR="004D5081" w:rsidRDefault="00324B71">
      <w:r>
        <w:t xml:space="preserve">                prefix[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mat[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</w:t>
      </w:r>
    </w:p>
    <w:p w14:paraId="4934A094" w14:textId="77777777" w:rsidR="004D5081" w:rsidRDefault="00324B71">
      <w:r>
        <w:t xml:space="preserve">                        +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j]</w:t>
      </w:r>
    </w:p>
    <w:p w14:paraId="030131CD" w14:textId="77777777" w:rsidR="004D5081" w:rsidRDefault="00324B71">
      <w:r>
        <w:t xml:space="preserve">                        + prefix[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</w:t>
      </w:r>
    </w:p>
    <w:p w14:paraId="5FE02564" w14:textId="77777777" w:rsidR="004D5081" w:rsidRDefault="00324B71">
      <w:r>
        <w:t xml:space="preserve">                        -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- 1];</w:t>
      </w:r>
    </w:p>
    <w:p w14:paraId="350755B5" w14:textId="77777777" w:rsidR="004D5081" w:rsidRDefault="00324B71">
      <w:r>
        <w:t xml:space="preserve">            }</w:t>
      </w:r>
    </w:p>
    <w:p w14:paraId="756FCC34" w14:textId="77777777" w:rsidR="004D5081" w:rsidRDefault="00324B71">
      <w:r>
        <w:t xml:space="preserve">        } </w:t>
      </w:r>
    </w:p>
    <w:p w14:paraId="5CF9E3B8" w14:textId="77777777" w:rsidR="004D5081" w:rsidRDefault="00324B71">
      <w:r>
        <w:t xml:space="preserve">        </w:t>
      </w:r>
      <w:proofErr w:type="gramStart"/>
      <w:r>
        <w:t>int[][</w:t>
      </w:r>
      <w:proofErr w:type="gramEnd"/>
      <w:r>
        <w:t>] result = new int[m][n];</w:t>
      </w:r>
    </w:p>
    <w:p w14:paraId="79A1FB5B" w14:textId="77777777" w:rsidR="004D5081" w:rsidRDefault="00324B7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5634D961" w14:textId="77777777" w:rsidR="004D5081" w:rsidRDefault="00324B71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448439E0" w14:textId="77777777" w:rsidR="004D5081" w:rsidRDefault="00324B71">
      <w:r>
        <w:t xml:space="preserve">                int r1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i</w:t>
      </w:r>
      <w:proofErr w:type="spellEnd"/>
      <w:r>
        <w:t xml:space="preserve"> - k);</w:t>
      </w:r>
    </w:p>
    <w:p w14:paraId="1FAD25D6" w14:textId="77777777" w:rsidR="004D5081" w:rsidRDefault="00324B71">
      <w:r>
        <w:t xml:space="preserve">                int c1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j - k);</w:t>
      </w:r>
    </w:p>
    <w:p w14:paraId="509145F4" w14:textId="77777777" w:rsidR="004D5081" w:rsidRDefault="00324B71">
      <w:r>
        <w:t xml:space="preserve">                int r2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m - 1, </w:t>
      </w:r>
      <w:proofErr w:type="spellStart"/>
      <w:r>
        <w:t>i</w:t>
      </w:r>
      <w:proofErr w:type="spellEnd"/>
      <w:r>
        <w:t xml:space="preserve"> + k);</w:t>
      </w:r>
    </w:p>
    <w:p w14:paraId="703578DB" w14:textId="77777777" w:rsidR="004D5081" w:rsidRDefault="00324B71">
      <w:r>
        <w:t xml:space="preserve">                int c2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n - 1, j + k);</w:t>
      </w:r>
    </w:p>
    <w:p w14:paraId="4E6A53E2" w14:textId="77777777" w:rsidR="004D5081" w:rsidRDefault="00324B71">
      <w:r>
        <w:t xml:space="preserve">                result[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prefix[</w:t>
      </w:r>
      <w:proofErr w:type="gramEnd"/>
      <w:r>
        <w:t xml:space="preserve">r2 + </w:t>
      </w:r>
      <w:proofErr w:type="gramStart"/>
      <w:r>
        <w:t>1][</w:t>
      </w:r>
      <w:proofErr w:type="gramEnd"/>
      <w:r>
        <w:t>c2 + 1]</w:t>
      </w:r>
    </w:p>
    <w:p w14:paraId="6020D559" w14:textId="77777777" w:rsidR="004D5081" w:rsidRDefault="00324B71">
      <w:r>
        <w:t xml:space="preserve">                        - prefix[r</w:t>
      </w:r>
      <w:proofErr w:type="gramStart"/>
      <w:r>
        <w:t>1][</w:t>
      </w:r>
      <w:proofErr w:type="gramEnd"/>
      <w:r>
        <w:t>c2 + 1]</w:t>
      </w:r>
    </w:p>
    <w:p w14:paraId="66A5A5C6" w14:textId="77777777" w:rsidR="004D5081" w:rsidRDefault="00324B71">
      <w:r>
        <w:t xml:space="preserve">                        - </w:t>
      </w:r>
      <w:proofErr w:type="gramStart"/>
      <w:r>
        <w:t>prefix[</w:t>
      </w:r>
      <w:proofErr w:type="gramEnd"/>
      <w:r>
        <w:t xml:space="preserve">r2 + </w:t>
      </w:r>
      <w:proofErr w:type="gramStart"/>
      <w:r>
        <w:t>1][</w:t>
      </w:r>
      <w:proofErr w:type="gramEnd"/>
      <w:r>
        <w:t>c1]</w:t>
      </w:r>
    </w:p>
    <w:p w14:paraId="7BD59317" w14:textId="77777777" w:rsidR="004D5081" w:rsidRDefault="00324B71">
      <w:r>
        <w:t xml:space="preserve">                        + prefix[r</w:t>
      </w:r>
      <w:proofErr w:type="gramStart"/>
      <w:r>
        <w:t>1][</w:t>
      </w:r>
      <w:proofErr w:type="gramEnd"/>
      <w:r>
        <w:t>c1];</w:t>
      </w:r>
    </w:p>
    <w:p w14:paraId="4B78C45A" w14:textId="77777777" w:rsidR="004D5081" w:rsidRDefault="00324B71">
      <w:r>
        <w:t xml:space="preserve">            }</w:t>
      </w:r>
    </w:p>
    <w:p w14:paraId="73119938" w14:textId="77777777" w:rsidR="004D5081" w:rsidRDefault="00324B71">
      <w:r>
        <w:t xml:space="preserve">        }</w:t>
      </w:r>
    </w:p>
    <w:p w14:paraId="052FE219" w14:textId="77777777" w:rsidR="004D5081" w:rsidRDefault="00324B71">
      <w:r>
        <w:t>return result;</w:t>
      </w:r>
    </w:p>
    <w:p w14:paraId="19018A2A" w14:textId="77777777" w:rsidR="004D5081" w:rsidRDefault="00324B71">
      <w:r>
        <w:t xml:space="preserve">    }</w:t>
      </w:r>
    </w:p>
    <w:p w14:paraId="6B1E1FC2" w14:textId="77777777" w:rsidR="004D5081" w:rsidRDefault="00324B71">
      <w:r>
        <w:t>}</w:t>
      </w:r>
    </w:p>
    <w:p w14:paraId="7DB53FA6" w14:textId="77777777" w:rsidR="004D5081" w:rsidRDefault="00324B71">
      <w:r>
        <w:t>Output:</w:t>
      </w:r>
    </w:p>
    <w:p w14:paraId="2D57ABFB" w14:textId="77777777" w:rsidR="004D5081" w:rsidRDefault="004D5081"/>
    <w:p w14:paraId="176D8C96" w14:textId="1CA93676" w:rsidR="004D5081" w:rsidRDefault="0015680B">
      <w:r>
        <w:rPr>
          <w:noProof/>
        </w:rPr>
        <w:drawing>
          <wp:inline distT="0" distB="0" distL="0" distR="0" wp14:anchorId="229B061D" wp14:editId="45ABB6C0">
            <wp:extent cx="5486400" cy="3711575"/>
            <wp:effectExtent l="0" t="0" r="0" b="3175"/>
            <wp:docPr id="883100072" name="Picture 0" descr="j11.png">
              <a:extLst xmlns:a="http://schemas.openxmlformats.org/drawingml/2006/main">
                <a:ext uri="{FF2B5EF4-FFF2-40B4-BE49-F238E27FC236}">
                  <a16:creationId xmlns:a16="http://schemas.microsoft.com/office/drawing/2014/main" id="{A10DD91F-99E7-47CE-8373-E959BF48DD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j11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0625" w14:textId="77777777" w:rsidR="004D5081" w:rsidRDefault="004D5081"/>
    <w:p w14:paraId="6873A75C" w14:textId="77777777" w:rsidR="004D5081" w:rsidRDefault="004D5081"/>
    <w:p w14:paraId="37E8602B" w14:textId="77777777" w:rsidR="004D5081" w:rsidRDefault="004D5081"/>
    <w:p w14:paraId="68BE331A" w14:textId="77777777" w:rsidR="004D5081" w:rsidRDefault="004D5081"/>
    <w:p w14:paraId="63BB5259" w14:textId="77777777" w:rsidR="004D5081" w:rsidRDefault="00324B71">
      <w:r>
        <w:t>Result:</w:t>
      </w:r>
    </w:p>
    <w:p w14:paraId="2452FB5F" w14:textId="77777777" w:rsidR="004D5081" w:rsidRDefault="00324B71">
      <w:proofErr w:type="gramStart"/>
      <w:r>
        <w:t>Thus</w:t>
      </w:r>
      <w:proofErr w:type="gramEnd"/>
      <w:r>
        <w:t xml:space="preserve"> the implementation of the matrix block sum was executed successfully and </w:t>
      </w:r>
      <w:proofErr w:type="spellStart"/>
      <w:r>
        <w:t>out put</w:t>
      </w:r>
      <w:proofErr w:type="spellEnd"/>
      <w:r>
        <w:t xml:space="preserve"> was verified successfully.</w:t>
      </w:r>
    </w:p>
    <w:p w14:paraId="6BD806D5" w14:textId="77777777" w:rsidR="0015680B" w:rsidRDefault="0015680B"/>
    <w:p w14:paraId="1E823997" w14:textId="678EC993" w:rsidR="004D5081" w:rsidRDefault="00324B71">
      <w:r>
        <w:t>AIM:</w:t>
      </w:r>
    </w:p>
    <w:p w14:paraId="04E813AD" w14:textId="77777777" w:rsidR="004D5081" w:rsidRDefault="00324B71">
      <w:r>
        <w:t>To rotate a given square matrix by 90 degrees clockwise in place using an efficient algorithm without using extra space.</w:t>
      </w:r>
    </w:p>
    <w:p w14:paraId="564781B4" w14:textId="77777777" w:rsidR="004D5081" w:rsidRDefault="004D5081"/>
    <w:p w14:paraId="1047B687" w14:textId="77777777" w:rsidR="004D5081" w:rsidRDefault="00324B71">
      <w:proofErr w:type="gramStart"/>
      <w:r>
        <w:t>ALGORITHM :</w:t>
      </w:r>
      <w:proofErr w:type="gramEnd"/>
    </w:p>
    <w:p w14:paraId="2A320E3E" w14:textId="77777777" w:rsidR="004D5081" w:rsidRDefault="00324B71">
      <w:r>
        <w:t>Transpose the matrix</w:t>
      </w:r>
    </w:p>
    <w:p w14:paraId="5D593903" w14:textId="77777777" w:rsidR="004D5081" w:rsidRDefault="00324B71">
      <w:r>
        <w:t>Convert rows into columns.</w:t>
      </w:r>
    </w:p>
    <w:p w14:paraId="42ED15C9" w14:textId="77777777" w:rsidR="004D5081" w:rsidRDefault="00324B71">
      <w:r>
        <w:t>Swap matrix[</w:t>
      </w:r>
      <w:proofErr w:type="spellStart"/>
      <w:r>
        <w:t>i</w:t>
      </w:r>
      <w:proofErr w:type="spellEnd"/>
      <w:r>
        <w:t>][j] with matrix[j][</w:t>
      </w:r>
      <w:proofErr w:type="spellStart"/>
      <w:r>
        <w:t>i</w:t>
      </w:r>
      <w:proofErr w:type="spellEnd"/>
      <w:r>
        <w:t xml:space="preserve">] for all </w:t>
      </w:r>
      <w:proofErr w:type="spellStart"/>
      <w:r>
        <w:t>i</w:t>
      </w:r>
      <w:proofErr w:type="spellEnd"/>
      <w:r>
        <w:t xml:space="preserve"> &lt; j.</w:t>
      </w:r>
    </w:p>
    <w:p w14:paraId="1C6996DD" w14:textId="77777777" w:rsidR="004D5081" w:rsidRDefault="00324B71">
      <w:r>
        <w:t>Reverse each row</w:t>
      </w:r>
    </w:p>
    <w:p w14:paraId="19CD63C5" w14:textId="77777777" w:rsidR="004D5081" w:rsidRDefault="00324B71">
      <w:r>
        <w:t>For every row, reverse the elements from left to right.</w:t>
      </w:r>
    </w:p>
    <w:p w14:paraId="77793AFB" w14:textId="77777777" w:rsidR="004D5081" w:rsidRDefault="00324B71">
      <w:r>
        <w:t>The matrix is now rotated 90° clockwise.</w:t>
      </w:r>
    </w:p>
    <w:p w14:paraId="00D894CA" w14:textId="77777777" w:rsidR="004D5081" w:rsidRDefault="00324B71">
      <w:r>
        <w:t>PROGRAM:</w:t>
      </w:r>
    </w:p>
    <w:p w14:paraId="0FD0C88D" w14:textId="77777777" w:rsidR="004D5081" w:rsidRDefault="00324B71">
      <w:r>
        <w:t>class Solution {</w:t>
      </w:r>
    </w:p>
    <w:p w14:paraId="57AA816B" w14:textId="77777777" w:rsidR="004D5081" w:rsidRDefault="00324B71">
      <w:r>
        <w:t xml:space="preserve">    public void </w:t>
      </w:r>
      <w:proofErr w:type="gramStart"/>
      <w:r>
        <w:t>rotate</w:t>
      </w:r>
      <w:proofErr w:type="gramEnd"/>
      <w:r>
        <w:t>(</w:t>
      </w:r>
      <w:proofErr w:type="gramStart"/>
      <w:r>
        <w:t>int[][</w:t>
      </w:r>
      <w:proofErr w:type="gramEnd"/>
      <w:r>
        <w:t>] matrix) {</w:t>
      </w:r>
    </w:p>
    <w:p w14:paraId="4333D40E" w14:textId="77777777" w:rsidR="004D5081" w:rsidRDefault="00324B71">
      <w:r>
        <w:t xml:space="preserve">        int n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365AE7B7" w14:textId="77777777" w:rsidR="004D5081" w:rsidRDefault="00324B7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8782E05" w14:textId="77777777" w:rsidR="004D5081" w:rsidRDefault="00324B71">
      <w:r>
        <w:t xml:space="preserve">    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158A6E27" w14:textId="77777777" w:rsidR="004D5081" w:rsidRDefault="00324B71">
      <w:r>
        <w:t xml:space="preserve">                int temp = matrix[</w:t>
      </w:r>
      <w:proofErr w:type="spellStart"/>
      <w:r>
        <w:t>i</w:t>
      </w:r>
      <w:proofErr w:type="spellEnd"/>
      <w:r>
        <w:t>][j];</w:t>
      </w:r>
    </w:p>
    <w:p w14:paraId="7AB09D10" w14:textId="77777777" w:rsidR="004D5081" w:rsidRDefault="00324B71">
      <w:r>
        <w:t xml:space="preserve">                matrix[</w:t>
      </w:r>
      <w:proofErr w:type="spellStart"/>
      <w:r>
        <w:t>i</w:t>
      </w:r>
      <w:proofErr w:type="spellEnd"/>
      <w:r>
        <w:t>][j] = matrix[j][</w:t>
      </w:r>
      <w:proofErr w:type="spellStart"/>
      <w:r>
        <w:t>i</w:t>
      </w:r>
      <w:proofErr w:type="spellEnd"/>
      <w:r>
        <w:t>];</w:t>
      </w:r>
    </w:p>
    <w:p w14:paraId="64867947" w14:textId="77777777" w:rsidR="004D5081" w:rsidRDefault="00324B71">
      <w:r>
        <w:t xml:space="preserve">                matrix[j][</w:t>
      </w:r>
      <w:proofErr w:type="spellStart"/>
      <w:r>
        <w:t>i</w:t>
      </w:r>
      <w:proofErr w:type="spellEnd"/>
      <w:r>
        <w:t>] = temp;</w:t>
      </w:r>
    </w:p>
    <w:p w14:paraId="15E78C69" w14:textId="77777777" w:rsidR="004D5081" w:rsidRDefault="00324B71">
      <w:r>
        <w:t xml:space="preserve">            }</w:t>
      </w:r>
    </w:p>
    <w:p w14:paraId="6F025608" w14:textId="77777777" w:rsidR="004D5081" w:rsidRDefault="00324B71">
      <w:r>
        <w:t xml:space="preserve">        }</w:t>
      </w:r>
    </w:p>
    <w:p w14:paraId="47AB7275" w14:textId="77777777" w:rsidR="004D5081" w:rsidRDefault="00324B71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752CE98" w14:textId="77777777" w:rsidR="004D5081" w:rsidRDefault="00324B71">
      <w:r>
        <w:t xml:space="preserve">            int left = 0, right = n - 1;</w:t>
      </w:r>
    </w:p>
    <w:p w14:paraId="5ECC59C2" w14:textId="77777777" w:rsidR="004D5081" w:rsidRDefault="00324B71">
      <w:r>
        <w:t xml:space="preserve">            while (left &lt; right) {</w:t>
      </w:r>
    </w:p>
    <w:p w14:paraId="609C5EB0" w14:textId="77777777" w:rsidR="004D5081" w:rsidRDefault="00324B71">
      <w:r>
        <w:t xml:space="preserve">                int temp = matrix[</w:t>
      </w:r>
      <w:proofErr w:type="spellStart"/>
      <w:r>
        <w:t>i</w:t>
      </w:r>
      <w:proofErr w:type="spellEnd"/>
      <w:r>
        <w:t>][left];</w:t>
      </w:r>
    </w:p>
    <w:p w14:paraId="69E95F66" w14:textId="77777777" w:rsidR="004D5081" w:rsidRDefault="00324B71">
      <w:r>
        <w:t xml:space="preserve">                matrix[</w:t>
      </w:r>
      <w:proofErr w:type="spellStart"/>
      <w:r>
        <w:t>i</w:t>
      </w:r>
      <w:proofErr w:type="spellEnd"/>
      <w:r>
        <w:t>][left] = matrix[</w:t>
      </w:r>
      <w:proofErr w:type="spellStart"/>
      <w:r>
        <w:t>i</w:t>
      </w:r>
      <w:proofErr w:type="spellEnd"/>
      <w:r>
        <w:t>][right];</w:t>
      </w:r>
    </w:p>
    <w:p w14:paraId="38FDC79D" w14:textId="77777777" w:rsidR="004D5081" w:rsidRDefault="00324B71">
      <w:r>
        <w:t xml:space="preserve">                matrix[</w:t>
      </w:r>
      <w:proofErr w:type="spellStart"/>
      <w:r>
        <w:t>i</w:t>
      </w:r>
      <w:proofErr w:type="spellEnd"/>
      <w:r>
        <w:t>][right] = temp;</w:t>
      </w:r>
    </w:p>
    <w:p w14:paraId="7ADF99AA" w14:textId="77777777" w:rsidR="004D5081" w:rsidRDefault="00324B71">
      <w:r>
        <w:t xml:space="preserve">                left++;</w:t>
      </w:r>
    </w:p>
    <w:p w14:paraId="6F170178" w14:textId="77777777" w:rsidR="004D5081" w:rsidRDefault="00324B71">
      <w:r>
        <w:t xml:space="preserve">                right--;</w:t>
      </w:r>
    </w:p>
    <w:p w14:paraId="60A05C64" w14:textId="77777777" w:rsidR="004D5081" w:rsidRDefault="00324B71">
      <w:r>
        <w:t xml:space="preserve">            }</w:t>
      </w:r>
    </w:p>
    <w:p w14:paraId="030555A7" w14:textId="77777777" w:rsidR="004D5081" w:rsidRDefault="00324B71">
      <w:r>
        <w:t xml:space="preserve">        }</w:t>
      </w:r>
    </w:p>
    <w:p w14:paraId="7EB39BAA" w14:textId="77777777" w:rsidR="004D5081" w:rsidRDefault="00324B71">
      <w:r>
        <w:t xml:space="preserve">    }</w:t>
      </w:r>
    </w:p>
    <w:p w14:paraId="4B67CB36" w14:textId="77777777" w:rsidR="004D5081" w:rsidRDefault="00324B71">
      <w:r>
        <w:t>}</w:t>
      </w:r>
    </w:p>
    <w:p w14:paraId="67EBAA29" w14:textId="77777777" w:rsidR="004D5081" w:rsidRDefault="00324B71">
      <w:r>
        <w:t>OUTPUT:</w:t>
      </w:r>
    </w:p>
    <w:p w14:paraId="56EBD50A" w14:textId="77777777" w:rsidR="004D5081" w:rsidRDefault="00324B71">
      <w:proofErr w:type="gramStart"/>
      <w:r>
        <w:t>1  2</w:t>
      </w:r>
      <w:proofErr w:type="gramEnd"/>
      <w:r>
        <w:t xml:space="preserve">  3</w:t>
      </w:r>
    </w:p>
    <w:p w14:paraId="3058BAEC" w14:textId="77777777" w:rsidR="004D5081" w:rsidRDefault="00324B71">
      <w:proofErr w:type="gramStart"/>
      <w:r>
        <w:t>4  5</w:t>
      </w:r>
      <w:proofErr w:type="gramEnd"/>
      <w:r>
        <w:t xml:space="preserve">  6</w:t>
      </w:r>
    </w:p>
    <w:p w14:paraId="5707C4DA" w14:textId="77777777" w:rsidR="004D5081" w:rsidRDefault="00324B71">
      <w:proofErr w:type="gramStart"/>
      <w:r>
        <w:t>7  8</w:t>
      </w:r>
      <w:proofErr w:type="gramEnd"/>
      <w:r>
        <w:t xml:space="preserve">  9</w:t>
      </w:r>
    </w:p>
    <w:p w14:paraId="6017C638" w14:textId="77777777" w:rsidR="004D5081" w:rsidRDefault="004D5081"/>
    <w:p w14:paraId="0B1C492F" w14:textId="77777777" w:rsidR="004D5081" w:rsidRDefault="00324B71">
      <w:proofErr w:type="gramStart"/>
      <w:r>
        <w:t>7  4</w:t>
      </w:r>
      <w:proofErr w:type="gramEnd"/>
      <w:r>
        <w:t xml:space="preserve">  1</w:t>
      </w:r>
    </w:p>
    <w:p w14:paraId="573046B2" w14:textId="77777777" w:rsidR="004D5081" w:rsidRDefault="00324B71">
      <w:proofErr w:type="gramStart"/>
      <w:r>
        <w:t>8  5</w:t>
      </w:r>
      <w:proofErr w:type="gramEnd"/>
      <w:r>
        <w:t xml:space="preserve">  2</w:t>
      </w:r>
    </w:p>
    <w:p w14:paraId="72150476" w14:textId="77777777" w:rsidR="004D5081" w:rsidRDefault="00324B71">
      <w:proofErr w:type="gramStart"/>
      <w:r>
        <w:t>9  6</w:t>
      </w:r>
      <w:proofErr w:type="gramEnd"/>
      <w:r>
        <w:t xml:space="preserve">  3</w:t>
      </w:r>
    </w:p>
    <w:p w14:paraId="2B590EFE" w14:textId="77777777" w:rsidR="004D5081" w:rsidRDefault="004D5081"/>
    <w:p w14:paraId="12A0DDF3" w14:textId="77777777" w:rsidR="004D5081" w:rsidRDefault="004D5081"/>
    <w:p w14:paraId="406F652E" w14:textId="77777777" w:rsidR="004D5081" w:rsidRDefault="004D5081"/>
    <w:p w14:paraId="0C896E81" w14:textId="77777777" w:rsidR="004D5081" w:rsidRDefault="004D5081"/>
    <w:p w14:paraId="0F6107B5" w14:textId="77777777" w:rsidR="004D5081" w:rsidRDefault="00324B71">
      <w:r>
        <w:t>Result:</w:t>
      </w:r>
    </w:p>
    <w:p w14:paraId="1871711D" w14:textId="77777777" w:rsidR="004D5081" w:rsidRDefault="00324B71">
      <w:proofErr w:type="gramStart"/>
      <w:r>
        <w:t>Thus</w:t>
      </w:r>
      <w:proofErr w:type="gramEnd"/>
      <w:r>
        <w:t xml:space="preserve"> the implementation of the matrix rotation algorithm was </w:t>
      </w:r>
      <w:proofErr w:type="gramStart"/>
      <w:r>
        <w:t>executed  successfully</w:t>
      </w:r>
      <w:proofErr w:type="gramEnd"/>
      <w:r>
        <w:t xml:space="preserve"> and </w:t>
      </w:r>
      <w:proofErr w:type="spellStart"/>
      <w:r>
        <w:t>out put</w:t>
      </w:r>
      <w:proofErr w:type="spellEnd"/>
      <w:r>
        <w:t xml:space="preserve"> was verified successfully</w:t>
      </w:r>
    </w:p>
    <w:sectPr w:rsidR="004D50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136038">
    <w:abstractNumId w:val="6"/>
  </w:num>
  <w:num w:numId="2" w16cid:durableId="1279678736">
    <w:abstractNumId w:val="8"/>
  </w:num>
  <w:num w:numId="3" w16cid:durableId="1303578204">
    <w:abstractNumId w:val="7"/>
  </w:num>
  <w:num w:numId="4" w16cid:durableId="1912962704">
    <w:abstractNumId w:val="5"/>
  </w:num>
  <w:num w:numId="5" w16cid:durableId="437800148">
    <w:abstractNumId w:val="0"/>
  </w:num>
  <w:num w:numId="6" w16cid:durableId="575210644">
    <w:abstractNumId w:val="3"/>
  </w:num>
  <w:num w:numId="7" w16cid:durableId="649679517">
    <w:abstractNumId w:val="2"/>
  </w:num>
  <w:num w:numId="8" w16cid:durableId="734819212">
    <w:abstractNumId w:val="4"/>
  </w:num>
  <w:num w:numId="9" w16cid:durableId="940718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EA0"/>
    <w:rsid w:val="00132B5F"/>
    <w:rsid w:val="0015074B"/>
    <w:rsid w:val="0015680B"/>
    <w:rsid w:val="00177082"/>
    <w:rsid w:val="002062A4"/>
    <w:rsid w:val="002071EA"/>
    <w:rsid w:val="00282843"/>
    <w:rsid w:val="0029639D"/>
    <w:rsid w:val="002C4C7C"/>
    <w:rsid w:val="00324B71"/>
    <w:rsid w:val="00326F90"/>
    <w:rsid w:val="004771EA"/>
    <w:rsid w:val="0048083C"/>
    <w:rsid w:val="004D5081"/>
    <w:rsid w:val="00505CC6"/>
    <w:rsid w:val="0056221F"/>
    <w:rsid w:val="00676B19"/>
    <w:rsid w:val="0069504A"/>
    <w:rsid w:val="00783558"/>
    <w:rsid w:val="008461B6"/>
    <w:rsid w:val="009E5FF9"/>
    <w:rsid w:val="00A33F1D"/>
    <w:rsid w:val="00A41047"/>
    <w:rsid w:val="00AA1D8D"/>
    <w:rsid w:val="00B47730"/>
    <w:rsid w:val="00BE15AD"/>
    <w:rsid w:val="00CB0664"/>
    <w:rsid w:val="00DA49DF"/>
    <w:rsid w:val="00E11CF5"/>
    <w:rsid w:val="00FC693F"/>
    <w:rsid w:val="00FF6A4A"/>
    <w:rsid w:val="050D10EE"/>
    <w:rsid w:val="51B97632"/>
    <w:rsid w:val="7CD4B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FFADB"/>
  <w14:defaultImageDpi w14:val="300"/>
  <w15:docId w15:val="{31624F0B-A05E-4358-8874-8415F9DF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FF6A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1337</Words>
  <Characters>7624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veerabhadrarudra68@gmail.com</cp:lastModifiedBy>
  <cp:revision>11</cp:revision>
  <dcterms:created xsi:type="dcterms:W3CDTF">2026-02-23T15:12:00Z</dcterms:created>
  <dcterms:modified xsi:type="dcterms:W3CDTF">2026-02-23T15:26:00Z</dcterms:modified>
  <cp:category/>
</cp:coreProperties>
</file>